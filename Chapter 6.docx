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42E886" w14:textId="34EA4E8E" w:rsidR="002C54D3" w:rsidRPr="002C54D3" w:rsidRDefault="001719D7" w:rsidP="001719D7">
      <w:pPr>
        <w:pStyle w:val="ChapterTitle"/>
      </w:pPr>
      <w:r>
        <w:t xml:space="preserve">Chapter </w:t>
      </w:r>
      <w:r w:rsidR="00D0078D">
        <w:t>6</w:t>
      </w:r>
      <w:r>
        <w:t xml:space="preserve">: </w:t>
      </w:r>
      <w:r w:rsidR="00D0078D">
        <w:t>Deep</w:t>
      </w:r>
      <w:r w:rsidR="00A0068E">
        <w:t xml:space="preserve"> Learning </w:t>
      </w:r>
      <w:r w:rsidR="004E2867">
        <w:t>us</w:t>
      </w:r>
      <w:r w:rsidR="006A1060" w:rsidRPr="006A1060">
        <w:t>ing PyTorch</w:t>
      </w:r>
    </w:p>
    <w:p w14:paraId="488CD3A9" w14:textId="77777777" w:rsidR="009E1245" w:rsidRPr="009E1245" w:rsidRDefault="009E1245" w:rsidP="001416B2">
      <w:pPr>
        <w:pStyle w:val="BodyTextFirst"/>
        <w:rPr>
          <w:rFonts w:ascii="Arial" w:hAnsi="Arial" w:cs="Arial"/>
          <w:b/>
          <w:sz w:val="28"/>
          <w:szCs w:val="28"/>
        </w:rPr>
      </w:pPr>
      <w:r w:rsidRPr="009E1245">
        <w:rPr>
          <w:rFonts w:ascii="Arial" w:hAnsi="Arial" w:cs="Arial"/>
          <w:b/>
          <w:sz w:val="28"/>
          <w:szCs w:val="28"/>
        </w:rPr>
        <w:t>Introduction</w:t>
      </w:r>
    </w:p>
    <w:p w14:paraId="54F93CDF" w14:textId="1BD472EF" w:rsidR="00B632F7" w:rsidRDefault="000039E0" w:rsidP="00D23A0D">
      <w:pPr>
        <w:pStyle w:val="BodyTextFirst"/>
        <w:ind w:firstLine="720"/>
      </w:pPr>
      <w:r w:rsidRPr="000039E0">
        <w:t>.</w:t>
      </w:r>
    </w:p>
    <w:p w14:paraId="472B6DF7" w14:textId="7699E029" w:rsidR="00BF6A5F" w:rsidRPr="002C612F" w:rsidRDefault="00BF6A5F" w:rsidP="00BF6A5F">
      <w:pPr>
        <w:pStyle w:val="Heading1"/>
      </w:pPr>
      <w:r w:rsidRPr="0024661C">
        <w:t xml:space="preserve">Introduction to </w:t>
      </w:r>
      <w:commentRangeStart w:id="0"/>
      <w:r w:rsidR="00D0078D">
        <w:t>CNN</w:t>
      </w:r>
      <w:commentRangeEnd w:id="0"/>
      <w:r w:rsidR="00F06399">
        <w:rPr>
          <w:rStyle w:val="CommentReference"/>
          <w:rFonts w:asciiTheme="minorHAnsi" w:hAnsiTheme="minorHAnsi"/>
          <w:b w:val="0"/>
        </w:rPr>
        <w:commentReference w:id="0"/>
      </w:r>
    </w:p>
    <w:p w14:paraId="29CB2EAD" w14:textId="08397178" w:rsidR="00E251D1" w:rsidRDefault="00004A76" w:rsidP="00AF7E74">
      <w:pPr>
        <w:pStyle w:val="BodyTextFirst"/>
        <w:ind w:firstLine="720"/>
      </w:pPr>
      <w:r>
        <w:t>.</w:t>
      </w:r>
    </w:p>
    <w:p w14:paraId="2C63125E" w14:textId="6B375707" w:rsidR="00AE519C" w:rsidRDefault="004B741C" w:rsidP="00AE519C">
      <w:pPr>
        <w:pStyle w:val="Heading2"/>
      </w:pPr>
      <w:r>
        <w:t>Problem</w:t>
      </w:r>
      <w:r w:rsidR="00AE519C">
        <w:t>:</w:t>
      </w:r>
      <w:ins w:id="1" w:author="Upadhyay, Shivendra" w:date="2018-10-01T15:50:00Z">
        <w:r w:rsidR="00813895">
          <w:t xml:space="preserve"> </w:t>
        </w:r>
      </w:ins>
      <w:bookmarkStart w:id="2" w:name="_GoBack"/>
      <w:bookmarkEnd w:id="2"/>
    </w:p>
    <w:p w14:paraId="4B686A1D" w14:textId="69787E11" w:rsidR="00291677" w:rsidRDefault="00AB581D" w:rsidP="001B2438">
      <w:pPr>
        <w:pStyle w:val="BodyTextFirst"/>
        <w:ind w:firstLine="720"/>
      </w:pPr>
      <w:r>
        <w:t xml:space="preserve">Is there any way to build sequential neural network models like we do in </w:t>
      </w:r>
      <w:proofErr w:type="spellStart"/>
      <w:r>
        <w:t>Keras</w:t>
      </w:r>
      <w:proofErr w:type="spellEnd"/>
      <w:r>
        <w:t xml:space="preserve"> in</w:t>
      </w:r>
      <w:r w:rsidR="005446D4">
        <w:t xml:space="preserve"> </w:t>
      </w:r>
      <w:proofErr w:type="spellStart"/>
      <w:r w:rsidR="005446D4">
        <w:t>PyTorch</w:t>
      </w:r>
      <w:proofErr w:type="spellEnd"/>
      <w:r>
        <w:t>, instead of declaring the neural network models</w:t>
      </w:r>
      <w:r w:rsidR="005446D4">
        <w:t>?</w:t>
      </w:r>
    </w:p>
    <w:p w14:paraId="3DDEDA4E" w14:textId="36AF58B2" w:rsidR="004B741C" w:rsidRDefault="004B741C" w:rsidP="004B741C">
      <w:pPr>
        <w:pStyle w:val="Heading2"/>
      </w:pPr>
      <w:r>
        <w:t>Solution:</w:t>
      </w:r>
    </w:p>
    <w:p w14:paraId="20C59B0D" w14:textId="6DEA6420" w:rsidR="004B741C" w:rsidRDefault="00AB581D" w:rsidP="00023F64">
      <w:pPr>
        <w:pStyle w:val="BodyTextFirst"/>
        <w:ind w:firstLine="720"/>
      </w:pPr>
      <w:r>
        <w:t xml:space="preserve">Yes, it is possible as </w:t>
      </w:r>
      <w:r w:rsidR="00BA1D0B">
        <w:t>we do not have to declare the neural network model</w:t>
      </w:r>
      <w:r w:rsidR="001B2438">
        <w:t xml:space="preserve">. </w:t>
      </w:r>
    </w:p>
    <w:p w14:paraId="61F37C6D" w14:textId="15EB7566" w:rsidR="004B741C" w:rsidRDefault="004B741C" w:rsidP="004B741C">
      <w:pPr>
        <w:pStyle w:val="Heading2"/>
      </w:pPr>
      <w:r>
        <w:t xml:space="preserve">How </w:t>
      </w:r>
      <w:proofErr w:type="gramStart"/>
      <w:r>
        <w:t>It</w:t>
      </w:r>
      <w:proofErr w:type="gramEnd"/>
      <w:r>
        <w:t xml:space="preserve"> </w:t>
      </w:r>
      <w:commentRangeStart w:id="3"/>
      <w:r>
        <w:t>works</w:t>
      </w:r>
      <w:commentRangeEnd w:id="3"/>
      <w:r w:rsidR="006D75E7">
        <w:rPr>
          <w:rStyle w:val="CommentReference"/>
          <w:rFonts w:asciiTheme="minorHAnsi" w:hAnsiTheme="minorHAnsi"/>
          <w:b w:val="0"/>
        </w:rPr>
        <w:commentReference w:id="3"/>
      </w:r>
      <w:r>
        <w:t>:</w:t>
      </w:r>
    </w:p>
    <w:p w14:paraId="06735793" w14:textId="699079E0" w:rsidR="000A5058" w:rsidRDefault="00BA1D0B" w:rsidP="001F3863">
      <w:pPr>
        <w:pStyle w:val="BodyTextFirst"/>
      </w:pPr>
      <w:r>
        <w:t xml:space="preserve">Now, let’s look at how to create such </w:t>
      </w:r>
      <w:commentRangeStart w:id="4"/>
      <w:r>
        <w:t>models</w:t>
      </w:r>
      <w:commentRangeEnd w:id="4"/>
      <w:r w:rsidR="006D75E7">
        <w:rPr>
          <w:rStyle w:val="CommentReference"/>
          <w:rFonts w:asciiTheme="minorHAnsi" w:hAnsiTheme="minorHAnsi"/>
        </w:rPr>
        <w:commentReference w:id="4"/>
      </w:r>
      <w:r>
        <w:t>.</w:t>
      </w:r>
    </w:p>
    <w:p w14:paraId="66A07A23" w14:textId="04810CEA" w:rsidR="00BA1D0B" w:rsidRDefault="00BB5D15" w:rsidP="001F3863">
      <w:pPr>
        <w:pStyle w:val="BodyTextFirst"/>
      </w:pPr>
      <w:r>
        <w:rPr>
          <w:noProof/>
        </w:rPr>
        <w:drawing>
          <wp:inline distT="0" distB="0" distL="0" distR="0" wp14:anchorId="0EBF2C35" wp14:editId="0492883C">
            <wp:extent cx="5731510" cy="481330"/>
            <wp:effectExtent l="0" t="0" r="2540" b="0"/>
            <wp:docPr id="9" name="Picture 9" descr="A picture containing screensho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C835F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1970" w14:textId="54B1D2E0" w:rsidR="00BB5D15" w:rsidRDefault="00BB5D15" w:rsidP="001F3863">
      <w:pPr>
        <w:pStyle w:val="BodyTextFirst"/>
      </w:pPr>
    </w:p>
    <w:p w14:paraId="44F3B883" w14:textId="454CA31E" w:rsidR="00BB5D15" w:rsidRDefault="00BB5D15" w:rsidP="001F3863">
      <w:pPr>
        <w:pStyle w:val="BodyTextFirst"/>
      </w:pPr>
      <w:r>
        <w:rPr>
          <w:noProof/>
        </w:rPr>
        <w:drawing>
          <wp:inline distT="0" distB="0" distL="0" distR="0" wp14:anchorId="15F58699" wp14:editId="080BBC8A">
            <wp:extent cx="5731510" cy="1652270"/>
            <wp:effectExtent l="0" t="0" r="2540" b="5080"/>
            <wp:docPr id="10" name="Picture 1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C86A3B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9D73" w14:textId="58F2A786" w:rsidR="00BB5D15" w:rsidRDefault="00BB5D15" w:rsidP="001F3863">
      <w:pPr>
        <w:pStyle w:val="BodyTextFirst"/>
      </w:pPr>
    </w:p>
    <w:p w14:paraId="7011A6DA" w14:textId="1938069E" w:rsidR="00BB5D15" w:rsidRDefault="00BB5D15" w:rsidP="001F3863">
      <w:pPr>
        <w:pStyle w:val="BodyTextFirst"/>
      </w:pPr>
      <w:r>
        <w:t>Setting up neural network for deep learning.</w:t>
      </w:r>
    </w:p>
    <w:p w14:paraId="156287D5" w14:textId="2D92E192" w:rsidR="00BB5D15" w:rsidRDefault="00BB5D15" w:rsidP="001F3863">
      <w:pPr>
        <w:pStyle w:val="BodyTextFirst"/>
      </w:pPr>
      <w:r>
        <w:rPr>
          <w:noProof/>
        </w:rPr>
        <w:lastRenderedPageBreak/>
        <w:drawing>
          <wp:inline distT="0" distB="0" distL="0" distR="0" wp14:anchorId="4D5392EB" wp14:editId="27817C86">
            <wp:extent cx="5731510" cy="1275080"/>
            <wp:effectExtent l="0" t="0" r="2540" b="127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C8DB1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5D0D" w14:textId="5CC88670" w:rsidR="00BB5D15" w:rsidRDefault="00BB5D15" w:rsidP="001F3863">
      <w:pPr>
        <w:pStyle w:val="BodyTextFirst"/>
      </w:pPr>
    </w:p>
    <w:p w14:paraId="13DA5B8B" w14:textId="7A8A3F3D" w:rsidR="00BB5D15" w:rsidRDefault="00BB5D15" w:rsidP="001F3863">
      <w:pPr>
        <w:pStyle w:val="BodyTextFirst"/>
      </w:pPr>
      <w:r>
        <w:t>Let’s print the model architecture.</w:t>
      </w:r>
    </w:p>
    <w:p w14:paraId="24A8F408" w14:textId="248A5345" w:rsidR="00BB5D15" w:rsidRDefault="00BB5D15" w:rsidP="001F3863">
      <w:pPr>
        <w:pStyle w:val="BodyTextFirst"/>
      </w:pPr>
      <w:r>
        <w:rPr>
          <w:noProof/>
        </w:rPr>
        <w:drawing>
          <wp:inline distT="0" distB="0" distL="0" distR="0" wp14:anchorId="243F9DFF" wp14:editId="1C953E78">
            <wp:extent cx="5731510" cy="1713865"/>
            <wp:effectExtent l="0" t="0" r="2540" b="635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C85AF6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EE85" w14:textId="77777777" w:rsidR="000E3E26" w:rsidRDefault="000E3E26" w:rsidP="000E3E26">
      <w:pPr>
        <w:pStyle w:val="Heading2"/>
      </w:pPr>
      <w:r>
        <w:t>Problem:</w:t>
      </w:r>
    </w:p>
    <w:p w14:paraId="4D394D97" w14:textId="0788B033" w:rsidR="000E3E26" w:rsidRDefault="000E3E26" w:rsidP="000E3E26">
      <w:pPr>
        <w:pStyle w:val="BodyTextFirst"/>
        <w:ind w:firstLine="720"/>
      </w:pPr>
      <w:r>
        <w:t xml:space="preserve">How to perform </w:t>
      </w:r>
      <w:r w:rsidR="00BB5D15">
        <w:t xml:space="preserve">batch </w:t>
      </w:r>
      <w:r>
        <w:t xml:space="preserve">data </w:t>
      </w:r>
      <w:r w:rsidR="00BB5D15">
        <w:t>training for a deep learning model</w:t>
      </w:r>
      <w:r>
        <w:t xml:space="preserve"> using PyTorch?</w:t>
      </w:r>
    </w:p>
    <w:p w14:paraId="2A627B90" w14:textId="77777777" w:rsidR="000E3E26" w:rsidRDefault="000E3E26" w:rsidP="000E3E26">
      <w:pPr>
        <w:pStyle w:val="Heading2"/>
      </w:pPr>
      <w:r>
        <w:t>Solution:</w:t>
      </w:r>
    </w:p>
    <w:p w14:paraId="1F2B17C2" w14:textId="2CB5A56B" w:rsidR="000E3E26" w:rsidRDefault="00BB5D15" w:rsidP="000E3E26">
      <w:pPr>
        <w:pStyle w:val="BodyTextFirst"/>
        <w:ind w:firstLine="720"/>
      </w:pPr>
      <w:r>
        <w:t>Yes, it is possible to create</w:t>
      </w:r>
      <w:r w:rsidR="000E3E26">
        <w:t xml:space="preserve">. </w:t>
      </w:r>
    </w:p>
    <w:p w14:paraId="533B3C27" w14:textId="77777777" w:rsidR="000E3E26" w:rsidRDefault="000E3E26" w:rsidP="000E3E26">
      <w:pPr>
        <w:pStyle w:val="Heading2"/>
      </w:pPr>
      <w:r>
        <w:t xml:space="preserve">How </w:t>
      </w:r>
      <w:proofErr w:type="gramStart"/>
      <w:r>
        <w:t>It</w:t>
      </w:r>
      <w:proofErr w:type="gramEnd"/>
      <w:r>
        <w:t xml:space="preserve"> </w:t>
      </w:r>
      <w:commentRangeStart w:id="5"/>
      <w:r>
        <w:t>works</w:t>
      </w:r>
      <w:commentRangeEnd w:id="5"/>
      <w:r w:rsidR="005576F5">
        <w:rPr>
          <w:rStyle w:val="CommentReference"/>
          <w:rFonts w:asciiTheme="minorHAnsi" w:hAnsiTheme="minorHAnsi"/>
          <w:b w:val="0"/>
        </w:rPr>
        <w:commentReference w:id="5"/>
      </w:r>
      <w:r>
        <w:t>:</w:t>
      </w:r>
    </w:p>
    <w:p w14:paraId="0185E0A5" w14:textId="25C8D87D" w:rsidR="00140B8D" w:rsidRDefault="00901F96" w:rsidP="001F3863">
      <w:pPr>
        <w:pStyle w:val="BodyTextFirst"/>
      </w:pPr>
      <w:r>
        <w:rPr>
          <w:noProof/>
        </w:rPr>
        <w:drawing>
          <wp:inline distT="0" distB="0" distL="0" distR="0" wp14:anchorId="03FB036A" wp14:editId="79113FC8">
            <wp:extent cx="5731510" cy="1440815"/>
            <wp:effectExtent l="0" t="0" r="2540" b="6985"/>
            <wp:docPr id="13" name="Picture 1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C890E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FE91" w14:textId="2B47295B" w:rsidR="00901F96" w:rsidRDefault="00901F96" w:rsidP="001F3863">
      <w:pPr>
        <w:pStyle w:val="BodyTextFirst"/>
      </w:pPr>
    </w:p>
    <w:p w14:paraId="640A54B5" w14:textId="44736BB4" w:rsidR="00901F96" w:rsidRDefault="00901F96" w:rsidP="001F3863">
      <w:pPr>
        <w:pStyle w:val="BodyTextFirst"/>
      </w:pPr>
      <w:r>
        <w:rPr>
          <w:noProof/>
        </w:rPr>
        <w:drawing>
          <wp:inline distT="0" distB="0" distL="0" distR="0" wp14:anchorId="1AF7B17C" wp14:editId="5CAADE76">
            <wp:extent cx="5731510" cy="480060"/>
            <wp:effectExtent l="0" t="0" r="2540" b="0"/>
            <wp:docPr id="15" name="Picture 1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C8354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FEC8" w14:textId="77777777" w:rsidR="00901F96" w:rsidRDefault="00901F96" w:rsidP="001F3863">
      <w:pPr>
        <w:pStyle w:val="BodyTextFirst"/>
      </w:pPr>
    </w:p>
    <w:p w14:paraId="4D54218E" w14:textId="7894FB9F" w:rsidR="00901F96" w:rsidRDefault="00901F96" w:rsidP="001F3863">
      <w:pPr>
        <w:pStyle w:val="BodyTextFirst"/>
      </w:pPr>
      <w:r>
        <w:rPr>
          <w:noProof/>
        </w:rPr>
        <w:lastRenderedPageBreak/>
        <w:drawing>
          <wp:inline distT="0" distB="0" distL="0" distR="0" wp14:anchorId="0685FF99" wp14:editId="7DCBC13A">
            <wp:extent cx="5731510" cy="1122680"/>
            <wp:effectExtent l="0" t="0" r="2540" b="127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C8E91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39F8" w14:textId="22254004" w:rsidR="000E3E26" w:rsidRDefault="000E3E26" w:rsidP="001F3863">
      <w:pPr>
        <w:pStyle w:val="BodyTextFirst"/>
      </w:pPr>
    </w:p>
    <w:p w14:paraId="0A15A98E" w14:textId="4A196D04" w:rsidR="00901F96" w:rsidRDefault="00BC5063" w:rsidP="001F3863">
      <w:pPr>
        <w:pStyle w:val="BodyTextFirst"/>
      </w:pPr>
      <w:r>
        <w:t>After training the dataset for 5 iterations, we can print the batch and step.</w:t>
      </w:r>
    </w:p>
    <w:p w14:paraId="4C780254" w14:textId="396648C9" w:rsidR="00BC5063" w:rsidRDefault="00BC5063" w:rsidP="001F3863">
      <w:pPr>
        <w:pStyle w:val="BodyTextFirst"/>
      </w:pPr>
      <w:r>
        <w:rPr>
          <w:noProof/>
        </w:rPr>
        <w:drawing>
          <wp:inline distT="0" distB="0" distL="0" distR="0" wp14:anchorId="0D4B661A" wp14:editId="1D50A212">
            <wp:extent cx="5731510" cy="3258185"/>
            <wp:effectExtent l="0" t="0" r="2540" b="0"/>
            <wp:docPr id="17" name="Picture 1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C8FD36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1300" w14:textId="285F030B" w:rsidR="00BC5063" w:rsidRDefault="00BC5063" w:rsidP="001F3863">
      <w:pPr>
        <w:pStyle w:val="BodyTextFirst"/>
      </w:pPr>
    </w:p>
    <w:p w14:paraId="60049722" w14:textId="10807157" w:rsidR="00BC5063" w:rsidRDefault="00AE4D06" w:rsidP="001F3863">
      <w:pPr>
        <w:pStyle w:val="BodyTextFirst"/>
      </w:pPr>
      <w:r>
        <w:t>If we take the batch size as 8 and re-train the model.</w:t>
      </w:r>
    </w:p>
    <w:p w14:paraId="2A88C583" w14:textId="5C0E0130" w:rsidR="00AE4D06" w:rsidRDefault="00AE4D06" w:rsidP="001F3863">
      <w:pPr>
        <w:pStyle w:val="BodyTextFirst"/>
      </w:pPr>
    </w:p>
    <w:p w14:paraId="20507D09" w14:textId="0650C3AA" w:rsidR="00AE4D06" w:rsidRDefault="00AE4D06" w:rsidP="001F3863">
      <w:pPr>
        <w:pStyle w:val="BodyTextFirst"/>
      </w:pPr>
      <w:r>
        <w:rPr>
          <w:noProof/>
        </w:rPr>
        <w:drawing>
          <wp:inline distT="0" distB="0" distL="0" distR="0" wp14:anchorId="214E8528" wp14:editId="7F6CA707">
            <wp:extent cx="5731510" cy="1096645"/>
            <wp:effectExtent l="0" t="0" r="2540" b="8255"/>
            <wp:docPr id="18" name="Picture 1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C8C961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F7A5" w14:textId="649D91B0" w:rsidR="00AE4D06" w:rsidRDefault="00AE4D06" w:rsidP="001F3863">
      <w:pPr>
        <w:pStyle w:val="BodyTextFirst"/>
      </w:pPr>
    </w:p>
    <w:p w14:paraId="0BEB0846" w14:textId="72DB4146" w:rsidR="00AE4D06" w:rsidRDefault="00AE4D06" w:rsidP="001F3863">
      <w:pPr>
        <w:pStyle w:val="BodyTextFirst"/>
      </w:pPr>
      <w:r>
        <w:rPr>
          <w:noProof/>
        </w:rPr>
        <w:lastRenderedPageBreak/>
        <w:drawing>
          <wp:inline distT="0" distB="0" distL="0" distR="0" wp14:anchorId="6254401F" wp14:editId="646E345A">
            <wp:extent cx="5731510" cy="2974975"/>
            <wp:effectExtent l="0" t="0" r="2540" b="0"/>
            <wp:docPr id="19" name="Picture 19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C81A9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1FCD" w14:textId="37650729" w:rsidR="00AE4D06" w:rsidRDefault="00AE4D06" w:rsidP="001F3863">
      <w:pPr>
        <w:pStyle w:val="BodyTextFirst"/>
      </w:pPr>
    </w:p>
    <w:p w14:paraId="3D2ED6F8" w14:textId="77777777" w:rsidR="000E3E26" w:rsidRDefault="000E3E26" w:rsidP="000E3E26">
      <w:pPr>
        <w:pStyle w:val="Heading2"/>
      </w:pPr>
      <w:r>
        <w:t>Problem:</w:t>
      </w:r>
    </w:p>
    <w:p w14:paraId="48F9CB00" w14:textId="6AD0B7FA" w:rsidR="000E3E26" w:rsidRDefault="000E3E26" w:rsidP="000E3E26">
      <w:pPr>
        <w:pStyle w:val="BodyTextFirst"/>
        <w:ind w:firstLine="720"/>
      </w:pPr>
      <w:r>
        <w:t xml:space="preserve">How to </w:t>
      </w:r>
      <w:r w:rsidR="00A07FAC">
        <w:t>identify the best solution based on learning rate, batch size and number of epochs.</w:t>
      </w:r>
    </w:p>
    <w:p w14:paraId="31ED8FD9" w14:textId="77777777" w:rsidR="000E3E26" w:rsidRDefault="000E3E26" w:rsidP="000E3E26">
      <w:pPr>
        <w:pStyle w:val="Heading2"/>
      </w:pPr>
      <w:r>
        <w:t>Solution:</w:t>
      </w:r>
    </w:p>
    <w:p w14:paraId="01B4514D" w14:textId="3275BBCA" w:rsidR="000E3E26" w:rsidRDefault="00A07FAC" w:rsidP="000E3E26">
      <w:pPr>
        <w:pStyle w:val="BodyTextFirst"/>
        <w:ind w:firstLine="720"/>
      </w:pPr>
      <w:r>
        <w:t>We will take a sample</w:t>
      </w:r>
      <w:r w:rsidR="000E3E26">
        <w:t xml:space="preserve"> tensor</w:t>
      </w:r>
      <w:r>
        <w:t xml:space="preserve"> and apply various alternative models and print model parameters</w:t>
      </w:r>
      <w:r w:rsidR="000E3E26">
        <w:t xml:space="preserve">. </w:t>
      </w:r>
    </w:p>
    <w:p w14:paraId="7D9FA5CD" w14:textId="77777777" w:rsidR="000E3E26" w:rsidRDefault="000E3E26" w:rsidP="000E3E26">
      <w:pPr>
        <w:pStyle w:val="Heading2"/>
      </w:pPr>
      <w:r>
        <w:t>How It works:</w:t>
      </w:r>
    </w:p>
    <w:p w14:paraId="70A89778" w14:textId="69B21543" w:rsidR="000E3E26" w:rsidRDefault="000E3E26" w:rsidP="000E3E26">
      <w:pPr>
        <w:pStyle w:val="BodyTextFirst"/>
      </w:pPr>
      <w:r>
        <w:t>First, the necessary library needs to be imported.</w:t>
      </w:r>
    </w:p>
    <w:p w14:paraId="6FE6A638" w14:textId="3B8AA160" w:rsidR="00A07FAC" w:rsidRDefault="00381C92" w:rsidP="000E3E26">
      <w:pPr>
        <w:pStyle w:val="BodyTextFirst"/>
      </w:pPr>
      <w:r>
        <w:rPr>
          <w:noProof/>
        </w:rPr>
        <w:drawing>
          <wp:inline distT="0" distB="0" distL="0" distR="0" wp14:anchorId="3CFA498B" wp14:editId="033FA431">
            <wp:extent cx="5731510" cy="2153920"/>
            <wp:effectExtent l="0" t="0" r="2540" b="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C8CB39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B4D8" w14:textId="35EFB290" w:rsidR="00381C92" w:rsidRDefault="00381C92" w:rsidP="000E3E26">
      <w:pPr>
        <w:pStyle w:val="BodyTextFirst"/>
      </w:pPr>
    </w:p>
    <w:p w14:paraId="47A20DF6" w14:textId="0556608C" w:rsidR="00381C92" w:rsidRDefault="00381C92" w:rsidP="000E3E26">
      <w:pPr>
        <w:pStyle w:val="BodyTextFirst"/>
      </w:pPr>
      <w:r>
        <w:t>The sample dataset taken for the experiment includes the following.</w:t>
      </w:r>
    </w:p>
    <w:p w14:paraId="5DC28EB5" w14:textId="2F9DC1C7" w:rsidR="00381C92" w:rsidRDefault="00530974" w:rsidP="000E3E26">
      <w:pPr>
        <w:pStyle w:val="BodyTextFirst"/>
      </w:pPr>
      <w:r>
        <w:rPr>
          <w:noProof/>
        </w:rPr>
        <w:lastRenderedPageBreak/>
        <w:drawing>
          <wp:inline distT="0" distB="0" distL="0" distR="0" wp14:anchorId="7D20C513" wp14:editId="688774EE">
            <wp:extent cx="5731510" cy="3148965"/>
            <wp:effectExtent l="0" t="0" r="2540" b="0"/>
            <wp:docPr id="21" name="Picture 2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C85AA9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B7AC" w14:textId="25D62D29" w:rsidR="00530974" w:rsidRDefault="00530974" w:rsidP="000E3E26">
      <w:pPr>
        <w:pStyle w:val="BodyTextFirst"/>
      </w:pPr>
    </w:p>
    <w:p w14:paraId="248F320C" w14:textId="28301992" w:rsidR="00530974" w:rsidRDefault="00861520" w:rsidP="000E3E26">
      <w:pPr>
        <w:pStyle w:val="BodyTextFirst"/>
      </w:pPr>
      <w:r>
        <w:t>Sample dataset and first 5 record would look like as below.</w:t>
      </w:r>
    </w:p>
    <w:p w14:paraId="5851CBD5" w14:textId="1E8AA929" w:rsidR="00861520" w:rsidRDefault="00745C1D" w:rsidP="000E3E26">
      <w:pPr>
        <w:pStyle w:val="BodyTextFirst"/>
      </w:pPr>
      <w:r>
        <w:rPr>
          <w:noProof/>
        </w:rPr>
        <w:drawing>
          <wp:inline distT="0" distB="0" distL="0" distR="0" wp14:anchorId="7BFE3003" wp14:editId="40B944A1">
            <wp:extent cx="5731510" cy="3460750"/>
            <wp:effectExtent l="0" t="0" r="2540" b="6350"/>
            <wp:docPr id="22" name="Picture 22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C8F0DF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471C" w14:textId="2F1CE65F" w:rsidR="00745C1D" w:rsidRDefault="00745C1D" w:rsidP="000E3E26">
      <w:pPr>
        <w:pStyle w:val="BodyTextFirst"/>
      </w:pPr>
    </w:p>
    <w:p w14:paraId="02BEA541" w14:textId="2459646B" w:rsidR="00745C1D" w:rsidRDefault="000E0D55" w:rsidP="000E3E26">
      <w:pPr>
        <w:pStyle w:val="BodyTextFirst"/>
      </w:pPr>
      <w:r>
        <w:t xml:space="preserve">Using the PyTorch utility function let’s load the tensor dataset, introduce the batch size, and test </w:t>
      </w:r>
      <w:commentRangeStart w:id="6"/>
      <w:r>
        <w:t>out</w:t>
      </w:r>
      <w:commentRangeEnd w:id="6"/>
      <w:r w:rsidR="000B21BA">
        <w:rPr>
          <w:rStyle w:val="CommentReference"/>
          <w:rFonts w:asciiTheme="minorHAnsi" w:hAnsiTheme="minorHAnsi"/>
        </w:rPr>
        <w:commentReference w:id="6"/>
      </w:r>
      <w:r>
        <w:t>.</w:t>
      </w:r>
    </w:p>
    <w:p w14:paraId="146E349D" w14:textId="1DC08E30" w:rsidR="000E0D55" w:rsidRDefault="007A3216" w:rsidP="000E3E26">
      <w:pPr>
        <w:pStyle w:val="BodyTextFirst"/>
      </w:pPr>
      <w:r>
        <w:rPr>
          <w:noProof/>
        </w:rPr>
        <w:lastRenderedPageBreak/>
        <w:drawing>
          <wp:inline distT="0" distB="0" distL="0" distR="0" wp14:anchorId="5525EA7D" wp14:editId="245CF8C6">
            <wp:extent cx="5731510" cy="1936115"/>
            <wp:effectExtent l="0" t="0" r="2540" b="698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C85B4D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7B22" w14:textId="5C4FD44A" w:rsidR="007A3216" w:rsidRDefault="007A3216" w:rsidP="000E3E26">
      <w:pPr>
        <w:pStyle w:val="BodyTextFirst"/>
      </w:pPr>
    </w:p>
    <w:p w14:paraId="7D900E58" w14:textId="4A855F12" w:rsidR="007A3216" w:rsidRDefault="009B34D0" w:rsidP="000E3E26">
      <w:pPr>
        <w:pStyle w:val="BodyTextFirst"/>
      </w:pPr>
      <w:r>
        <w:t>Declaring the neural network module.</w:t>
      </w:r>
    </w:p>
    <w:p w14:paraId="799D0C61" w14:textId="2E29E0D3" w:rsidR="009B34D0" w:rsidRDefault="009B34D0" w:rsidP="000E3E26">
      <w:pPr>
        <w:pStyle w:val="BodyTextFirst"/>
      </w:pPr>
      <w:r>
        <w:rPr>
          <w:noProof/>
        </w:rPr>
        <w:drawing>
          <wp:inline distT="0" distB="0" distL="0" distR="0" wp14:anchorId="1F4E8821" wp14:editId="5B6AE040">
            <wp:extent cx="5731510" cy="2421890"/>
            <wp:effectExtent l="0" t="0" r="2540" b="0"/>
            <wp:docPr id="25" name="Picture 2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C8BE73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2D5DF" w14:textId="28244DA7" w:rsidR="009B34D0" w:rsidRDefault="009B34D0" w:rsidP="000E3E26">
      <w:pPr>
        <w:pStyle w:val="BodyTextFirst"/>
      </w:pPr>
    </w:p>
    <w:p w14:paraId="13C3C3EE" w14:textId="3FF85362" w:rsidR="009B34D0" w:rsidRDefault="009B34D0" w:rsidP="000E3E26">
      <w:pPr>
        <w:pStyle w:val="BodyTextFirst"/>
      </w:pPr>
      <w:r>
        <w:t xml:space="preserve">Now, let’s look at the network </w:t>
      </w:r>
      <w:commentRangeStart w:id="7"/>
      <w:r>
        <w:t>architecture</w:t>
      </w:r>
      <w:commentRangeEnd w:id="7"/>
      <w:r w:rsidR="00D13E67">
        <w:rPr>
          <w:rStyle w:val="CommentReference"/>
          <w:rFonts w:asciiTheme="minorHAnsi" w:hAnsiTheme="minorHAnsi"/>
        </w:rPr>
        <w:commentReference w:id="7"/>
      </w:r>
      <w:r>
        <w:t>.</w:t>
      </w:r>
    </w:p>
    <w:p w14:paraId="34A3AEDE" w14:textId="7BE3CC94" w:rsidR="009B34D0" w:rsidRDefault="009B34D0" w:rsidP="000E3E26">
      <w:pPr>
        <w:pStyle w:val="BodyTextFirst"/>
      </w:pPr>
    </w:p>
    <w:p w14:paraId="6D2C5009" w14:textId="60E018D9" w:rsidR="00174962" w:rsidRDefault="00174962" w:rsidP="000E3E26">
      <w:pPr>
        <w:pStyle w:val="BodyTextFirst"/>
      </w:pPr>
      <w:r>
        <w:rPr>
          <w:noProof/>
        </w:rPr>
        <w:lastRenderedPageBreak/>
        <w:drawing>
          <wp:inline distT="0" distB="0" distL="0" distR="0" wp14:anchorId="3464ADBD" wp14:editId="4BED1233">
            <wp:extent cx="5731510" cy="3840480"/>
            <wp:effectExtent l="0" t="0" r="2540" b="7620"/>
            <wp:docPr id="26" name="Picture 2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C87273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335F" w14:textId="58AE3B72" w:rsidR="00174962" w:rsidRDefault="00174962" w:rsidP="000E3E26">
      <w:pPr>
        <w:pStyle w:val="BodyTextFirst"/>
      </w:pPr>
    </w:p>
    <w:p w14:paraId="2F2B5B68" w14:textId="1A8A92B6" w:rsidR="00174962" w:rsidRDefault="00E71A68" w:rsidP="000E3E26">
      <w:pPr>
        <w:pStyle w:val="BodyTextFirst"/>
      </w:pPr>
      <w:r>
        <w:t>While performing the optimization also we can include many options, select the best among the best.</w:t>
      </w:r>
    </w:p>
    <w:p w14:paraId="512B0BFC" w14:textId="5F486B64" w:rsidR="00E71A68" w:rsidRDefault="00453D25" w:rsidP="000E3E26">
      <w:pPr>
        <w:pStyle w:val="BodyTextFirst"/>
      </w:pPr>
      <w:r>
        <w:rPr>
          <w:noProof/>
        </w:rPr>
        <w:drawing>
          <wp:inline distT="0" distB="0" distL="0" distR="0" wp14:anchorId="4A0FDFA2" wp14:editId="04B999A8">
            <wp:extent cx="5731510" cy="2676525"/>
            <wp:effectExtent l="0" t="0" r="2540" b="9525"/>
            <wp:docPr id="32" name="Picture 3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C823C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BF5B" w14:textId="1C918480" w:rsidR="00453D25" w:rsidRDefault="00453D25" w:rsidP="000E3E26">
      <w:pPr>
        <w:pStyle w:val="BodyTextFirst"/>
      </w:pPr>
    </w:p>
    <w:p w14:paraId="1594E57D" w14:textId="753B433B" w:rsidR="003758B7" w:rsidRDefault="003C19E5" w:rsidP="000E3E26">
      <w:pPr>
        <w:pStyle w:val="BodyTextFirst"/>
      </w:pPr>
      <w:r>
        <w:rPr>
          <w:noProof/>
        </w:rPr>
        <w:lastRenderedPageBreak/>
        <w:drawing>
          <wp:inline distT="0" distB="0" distL="0" distR="0" wp14:anchorId="45DAB3FF" wp14:editId="217088C2">
            <wp:extent cx="5731510" cy="3043555"/>
            <wp:effectExtent l="0" t="0" r="2540" b="4445"/>
            <wp:docPr id="40" name="Picture 40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C8CFA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1695" w14:textId="75623E8C" w:rsidR="003C19E5" w:rsidRDefault="003C19E5" w:rsidP="000E3E26">
      <w:pPr>
        <w:pStyle w:val="BodyTextFirst"/>
      </w:pPr>
    </w:p>
    <w:p w14:paraId="55067AC4" w14:textId="0FF83B49" w:rsidR="003C19E5" w:rsidRDefault="003C19E5" w:rsidP="000E3E26">
      <w:pPr>
        <w:pStyle w:val="BodyTextFirst"/>
      </w:pPr>
      <w:r>
        <w:rPr>
          <w:noProof/>
        </w:rPr>
        <w:drawing>
          <wp:inline distT="0" distB="0" distL="0" distR="0" wp14:anchorId="0D8E59ED" wp14:editId="547E6512">
            <wp:extent cx="5731510" cy="2481580"/>
            <wp:effectExtent l="0" t="0" r="2540" b="0"/>
            <wp:docPr id="41" name="Picture 4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3C89B1D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0788" w14:textId="60FEB26C" w:rsidR="003C19E5" w:rsidRDefault="003C19E5" w:rsidP="000E3E26">
      <w:pPr>
        <w:pStyle w:val="BodyTextFirst"/>
      </w:pPr>
    </w:p>
    <w:p w14:paraId="7797F546" w14:textId="77777777" w:rsidR="000E3E26" w:rsidRDefault="000E3E26" w:rsidP="000E3E26">
      <w:pPr>
        <w:pStyle w:val="Heading2"/>
      </w:pPr>
      <w:r>
        <w:t>Problem:</w:t>
      </w:r>
    </w:p>
    <w:p w14:paraId="1BA98587" w14:textId="04213C5F" w:rsidR="000E3E26" w:rsidRDefault="000E3E26" w:rsidP="000E3E26">
      <w:pPr>
        <w:pStyle w:val="BodyTextFirst"/>
        <w:ind w:firstLine="720"/>
      </w:pPr>
      <w:r>
        <w:t xml:space="preserve">How to perform </w:t>
      </w:r>
      <w:r w:rsidR="0094734B">
        <w:t xml:space="preserve">parallel data training using </w:t>
      </w:r>
      <w:r>
        <w:t>PyTorch</w:t>
      </w:r>
      <w:r w:rsidR="0094734B">
        <w:t>, that includes a lot of models</w:t>
      </w:r>
      <w:r>
        <w:t>?</w:t>
      </w:r>
    </w:p>
    <w:p w14:paraId="517452B3" w14:textId="77777777" w:rsidR="000E3E26" w:rsidRDefault="000E3E26" w:rsidP="000E3E26">
      <w:pPr>
        <w:pStyle w:val="Heading2"/>
      </w:pPr>
      <w:r>
        <w:t>Solution:</w:t>
      </w:r>
    </w:p>
    <w:p w14:paraId="769581E1" w14:textId="0A50E9F5" w:rsidR="000E3E26" w:rsidRDefault="0094734B" w:rsidP="000E3E26">
      <w:pPr>
        <w:pStyle w:val="BodyTextFirst"/>
        <w:ind w:firstLine="720"/>
      </w:pPr>
      <w:r>
        <w:t xml:space="preserve">The optimizers are really </w:t>
      </w:r>
      <w:r w:rsidR="00885D39">
        <w:t>functioning</w:t>
      </w:r>
      <w:r>
        <w:t xml:space="preserve"> that augment the tensor</w:t>
      </w:r>
      <w:r w:rsidR="000E3E26">
        <w:t xml:space="preserve">. </w:t>
      </w:r>
    </w:p>
    <w:p w14:paraId="60A4814F" w14:textId="77777777" w:rsidR="000E3E26" w:rsidRDefault="000E3E26" w:rsidP="000E3E26">
      <w:pPr>
        <w:pStyle w:val="Heading2"/>
      </w:pPr>
      <w:r>
        <w:t>How It works:</w:t>
      </w:r>
    </w:p>
    <w:p w14:paraId="2201952F" w14:textId="307C196C" w:rsidR="000E3E26" w:rsidRDefault="000E3E26" w:rsidP="000E3E26">
      <w:pPr>
        <w:pStyle w:val="BodyTextFirst"/>
      </w:pPr>
      <w:r>
        <w:t>First, the necessary library needs to be imported.</w:t>
      </w:r>
    </w:p>
    <w:p w14:paraId="23E81828" w14:textId="4E5703DC" w:rsidR="00885D39" w:rsidRDefault="00EB195B" w:rsidP="000E3E26">
      <w:pPr>
        <w:pStyle w:val="BodyTextFirst"/>
      </w:pPr>
      <w:r>
        <w:rPr>
          <w:noProof/>
        </w:rPr>
        <w:lastRenderedPageBreak/>
        <w:drawing>
          <wp:inline distT="0" distB="0" distL="0" distR="0" wp14:anchorId="496BD28D" wp14:editId="61F6A64F">
            <wp:extent cx="5731510" cy="3394710"/>
            <wp:effectExtent l="0" t="0" r="2540" b="0"/>
            <wp:docPr id="42" name="Picture 42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3C82DA0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DC9F" w14:textId="20660EA7" w:rsidR="00EB195B" w:rsidRDefault="00EB195B" w:rsidP="000E3E26">
      <w:pPr>
        <w:pStyle w:val="BodyTextFirst"/>
      </w:pPr>
      <w:r>
        <w:t>Let’s see the chart and epochs.</w:t>
      </w:r>
    </w:p>
    <w:p w14:paraId="064CCDD3" w14:textId="2C1BB910" w:rsidR="00EB195B" w:rsidRDefault="00EB195B" w:rsidP="000E3E26">
      <w:pPr>
        <w:pStyle w:val="BodyTextFirst"/>
      </w:pPr>
      <w:r>
        <w:rPr>
          <w:noProof/>
        </w:rPr>
        <w:drawing>
          <wp:inline distT="0" distB="0" distL="0" distR="0" wp14:anchorId="5C8B7E09" wp14:editId="533B7C48">
            <wp:extent cx="5731510" cy="4081145"/>
            <wp:effectExtent l="0" t="0" r="2540" b="0"/>
            <wp:docPr id="43" name="Picture 4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3C8D25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F1DD3" w14:textId="31C4EB9D" w:rsidR="000E3E26" w:rsidRDefault="000E3E26" w:rsidP="001F3863">
      <w:pPr>
        <w:pStyle w:val="BodyTextFirst"/>
      </w:pPr>
    </w:p>
    <w:p w14:paraId="6A8FC112" w14:textId="27EEC3FB" w:rsidR="000E3E26" w:rsidRDefault="000E3E26" w:rsidP="001F3863">
      <w:pPr>
        <w:pStyle w:val="BodyTextFirst"/>
      </w:pPr>
    </w:p>
    <w:p w14:paraId="0DE13201" w14:textId="1347FE39" w:rsidR="000E3E26" w:rsidRDefault="000E3E26" w:rsidP="001F3863">
      <w:pPr>
        <w:pStyle w:val="BodyTextFirst"/>
      </w:pPr>
    </w:p>
    <w:sectPr w:rsidR="000E3E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Upadhyay, Shivendra" w:date="2018-10-01T11:56:00Z" w:initials="US">
    <w:p w14:paraId="2A4B9706" w14:textId="58CD4A3C" w:rsidR="00F06399" w:rsidRDefault="00F06399">
      <w:pPr>
        <w:pStyle w:val="CommentText"/>
      </w:pPr>
      <w:r>
        <w:rPr>
          <w:rStyle w:val="CommentReference"/>
        </w:rPr>
        <w:annotationRef/>
      </w:r>
      <w:r>
        <w:t xml:space="preserve">Describe </w:t>
      </w:r>
      <w:proofErr w:type="gramStart"/>
      <w:r>
        <w:t>CNN ,its</w:t>
      </w:r>
      <w:proofErr w:type="gramEnd"/>
      <w:r>
        <w:t xml:space="preserve"> internal module and applications</w:t>
      </w:r>
    </w:p>
  </w:comment>
  <w:comment w:id="3" w:author="Upadhyay, Shivendra" w:date="2018-10-01T11:58:00Z" w:initials="US">
    <w:p w14:paraId="09270660" w14:textId="4209F4D3" w:rsidR="006D75E7" w:rsidRDefault="006D75E7">
      <w:pPr>
        <w:pStyle w:val="CommentText"/>
      </w:pPr>
      <w:r>
        <w:rPr>
          <w:rStyle w:val="CommentReference"/>
        </w:rPr>
        <w:annotationRef/>
      </w:r>
      <w:r>
        <w:t>Give more details regarding the process or implementation of CNN below.</w:t>
      </w:r>
    </w:p>
  </w:comment>
  <w:comment w:id="4" w:author="Upadhyay, Shivendra" w:date="2018-10-01T11:57:00Z" w:initials="US">
    <w:p w14:paraId="7E575B79" w14:textId="73D68E89" w:rsidR="006D75E7" w:rsidRDefault="006D75E7">
      <w:pPr>
        <w:pStyle w:val="CommentText"/>
      </w:pPr>
      <w:r>
        <w:rPr>
          <w:rStyle w:val="CommentReference"/>
        </w:rPr>
        <w:annotationRef/>
      </w:r>
      <w:r>
        <w:t xml:space="preserve">Describe the </w:t>
      </w:r>
      <w:proofErr w:type="spellStart"/>
      <w:proofErr w:type="gramStart"/>
      <w:r>
        <w:t>Keras</w:t>
      </w:r>
      <w:proofErr w:type="spellEnd"/>
      <w:r>
        <w:t xml:space="preserve"> ,</w:t>
      </w:r>
      <w:proofErr w:type="spellStart"/>
      <w:r>
        <w:t>Thenos</w:t>
      </w:r>
      <w:proofErr w:type="spellEnd"/>
      <w:proofErr w:type="gramEnd"/>
      <w:r>
        <w:t xml:space="preserve"> and then Compare </w:t>
      </w:r>
      <w:proofErr w:type="spellStart"/>
      <w:r>
        <w:t>Pytorch</w:t>
      </w:r>
      <w:proofErr w:type="spellEnd"/>
      <w:r>
        <w:t xml:space="preserve"> with it</w:t>
      </w:r>
    </w:p>
  </w:comment>
  <w:comment w:id="5" w:author="Upadhyay, Shivendra" w:date="2018-10-01T12:01:00Z" w:initials="US">
    <w:p w14:paraId="760E5035" w14:textId="18093F26" w:rsidR="005576F5" w:rsidRDefault="005576F5">
      <w:pPr>
        <w:pStyle w:val="CommentText"/>
      </w:pPr>
      <w:r>
        <w:rPr>
          <w:rStyle w:val="CommentReference"/>
        </w:rPr>
        <w:annotationRef/>
      </w:r>
      <w:r>
        <w:t xml:space="preserve">Give a brief 1 or 2 line description about important line of codes with comments to help the user understand the logic and flow of </w:t>
      </w:r>
      <w:proofErr w:type="gramStart"/>
      <w:r>
        <w:t>coding .</w:t>
      </w:r>
      <w:proofErr w:type="gramEnd"/>
    </w:p>
  </w:comment>
  <w:comment w:id="6" w:author="Upadhyay, Shivendra" w:date="2018-10-01T12:00:00Z" w:initials="US">
    <w:p w14:paraId="151B3D51" w14:textId="5C1463A7" w:rsidR="000B21BA" w:rsidRDefault="000B21BA">
      <w:pPr>
        <w:pStyle w:val="CommentText"/>
      </w:pPr>
      <w:r>
        <w:rPr>
          <w:rStyle w:val="CommentReference"/>
        </w:rPr>
        <w:annotationRef/>
      </w:r>
      <w:r>
        <w:t>Describe Hyper Parameters used and their tuning method or logic behind it.</w:t>
      </w:r>
    </w:p>
  </w:comment>
  <w:comment w:id="7" w:author="Upadhyay, Shivendra" w:date="2018-10-01T11:59:00Z" w:initials="US">
    <w:p w14:paraId="48E02C2F" w14:textId="4E077CA8" w:rsidR="00D13E67" w:rsidRDefault="00D13E67">
      <w:pPr>
        <w:pStyle w:val="CommentText"/>
      </w:pPr>
      <w:r>
        <w:rPr>
          <w:rStyle w:val="CommentReference"/>
        </w:rPr>
        <w:annotationRef/>
      </w:r>
      <w:r>
        <w:t xml:space="preserve">Give details about different Optimization method Like </w:t>
      </w:r>
      <w:proofErr w:type="gramStart"/>
      <w:r>
        <w:t>Adam ,</w:t>
      </w:r>
      <w:proofErr w:type="spellStart"/>
      <w:r>
        <w:t>RMSProp</w:t>
      </w:r>
      <w:proofErr w:type="spellEnd"/>
      <w:proofErr w:type="gramEnd"/>
      <w:r>
        <w:t xml:space="preserve"> etc. why these are used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A4B9706" w15:done="0"/>
  <w15:commentEx w15:paraId="09270660" w15:done="0"/>
  <w15:commentEx w15:paraId="7E575B79" w15:done="0"/>
  <w15:commentEx w15:paraId="760E5035" w15:done="0"/>
  <w15:commentEx w15:paraId="151B3D51" w15:done="0"/>
  <w15:commentEx w15:paraId="48E02C2F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Utopia">
    <w:altName w:val="Cambria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heSansMonoConBlack">
    <w:panose1 w:val="00000000000000000000"/>
    <w:charset w:val="00"/>
    <w:family w:val="swiss"/>
    <w:notTrueType/>
    <w:pitch w:val="variable"/>
    <w:sig w:usb0="00000083" w:usb1="00000000" w:usb2="00000000" w:usb3="00000000" w:csb0="000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topia Bold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MonoConNormal">
    <w:altName w:val="Calibri"/>
    <w:panose1 w:val="00000000000000000000"/>
    <w:charset w:val="00"/>
    <w:family w:val="swiss"/>
    <w:notTrueType/>
    <w:pitch w:val="variable"/>
    <w:sig w:usb0="00000083" w:usb1="00000000" w:usb2="00000000" w:usb3="00000000" w:csb0="00000009" w:csb1="00000000"/>
  </w:font>
  <w:font w:name="HelveticaNeue Condense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HelveticaNeue MediumCon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Neue MediumEx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65 Medium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Utopia Black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ZapfDingbats">
    <w:altName w:val="Calibri"/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290E84"/>
    <w:multiLevelType w:val="hybridMultilevel"/>
    <w:tmpl w:val="718A4ADC"/>
    <w:lvl w:ilvl="0" w:tplc="92E61FCE">
      <w:start w:val="1"/>
      <w:numFmt w:val="bullet"/>
      <w:pStyle w:val="Exercise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7006D"/>
    <w:multiLevelType w:val="hybridMultilevel"/>
    <w:tmpl w:val="CE1ED6B6"/>
    <w:lvl w:ilvl="0" w:tplc="73423BBA">
      <w:start w:val="1"/>
      <w:numFmt w:val="decimal"/>
      <w:pStyle w:val="SideBar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0650C1F"/>
    <w:multiLevelType w:val="hybridMultilevel"/>
    <w:tmpl w:val="84F2A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47492"/>
    <w:multiLevelType w:val="hybridMultilevel"/>
    <w:tmpl w:val="86DC0576"/>
    <w:lvl w:ilvl="0" w:tplc="F3EC4AA6">
      <w:start w:val="1"/>
      <w:numFmt w:val="bullet"/>
      <w:pStyle w:val="Bullet"/>
      <w:lvlText w:val=""/>
      <w:lvlJc w:val="left"/>
      <w:pPr>
        <w:tabs>
          <w:tab w:val="num" w:pos="936"/>
        </w:tabs>
        <w:ind w:left="93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D39AE"/>
    <w:multiLevelType w:val="hybridMultilevel"/>
    <w:tmpl w:val="F4C8507E"/>
    <w:lvl w:ilvl="0" w:tplc="7B1C5656">
      <w:start w:val="1"/>
      <w:numFmt w:val="decimal"/>
      <w:pStyle w:val="NumList"/>
      <w:lvlText w:val="%1."/>
      <w:lvlJc w:val="left"/>
      <w:pPr>
        <w:tabs>
          <w:tab w:val="num" w:pos="936"/>
        </w:tabs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A936702"/>
    <w:multiLevelType w:val="hybridMultilevel"/>
    <w:tmpl w:val="6E9E27F2"/>
    <w:lvl w:ilvl="0" w:tplc="F94443AC">
      <w:start w:val="1"/>
      <w:numFmt w:val="lowerLetter"/>
      <w:pStyle w:val="NumSubList"/>
      <w:lvlText w:val="%1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F5956"/>
    <w:multiLevelType w:val="hybridMultilevel"/>
    <w:tmpl w:val="00F87AA4"/>
    <w:lvl w:ilvl="0" w:tplc="15863894">
      <w:start w:val="1"/>
      <w:numFmt w:val="decimal"/>
      <w:pStyle w:val="ExerciseNum"/>
      <w:lvlText w:val="%1."/>
      <w:lvlJc w:val="left"/>
      <w:pPr>
        <w:tabs>
          <w:tab w:val="num" w:pos="1224"/>
        </w:tabs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A5B4553"/>
    <w:multiLevelType w:val="hybridMultilevel"/>
    <w:tmpl w:val="7DC0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C25960"/>
    <w:multiLevelType w:val="hybridMultilevel"/>
    <w:tmpl w:val="5F9C4C10"/>
    <w:lvl w:ilvl="0" w:tplc="DC4626F2">
      <w:start w:val="1"/>
      <w:numFmt w:val="decimal"/>
      <w:pStyle w:val="DocumentMap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6A4071EF"/>
    <w:multiLevelType w:val="hybridMultilevel"/>
    <w:tmpl w:val="5810F8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861BBF"/>
    <w:multiLevelType w:val="hybridMultilevel"/>
    <w:tmpl w:val="3886EBBC"/>
    <w:lvl w:ilvl="0" w:tplc="0F9E9F5C">
      <w:start w:val="1"/>
      <w:numFmt w:val="bullet"/>
      <w:pStyle w:val="SideBarBullet"/>
      <w:lvlText w:val=""/>
      <w:lvlJc w:val="left"/>
      <w:pPr>
        <w:tabs>
          <w:tab w:val="num" w:pos="1512"/>
        </w:tabs>
        <w:ind w:left="1584" w:hanging="576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448"/>
        </w:tabs>
        <w:ind w:left="24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168"/>
        </w:tabs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888"/>
        </w:tabs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08"/>
        </w:tabs>
        <w:ind w:left="46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328"/>
        </w:tabs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048"/>
        </w:tabs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768"/>
        </w:tabs>
        <w:ind w:left="67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488"/>
        </w:tabs>
        <w:ind w:left="7488" w:hanging="360"/>
      </w:pPr>
      <w:rPr>
        <w:rFonts w:ascii="Wingdings" w:hAnsi="Wingdings" w:hint="default"/>
      </w:rPr>
    </w:lvl>
  </w:abstractNum>
  <w:abstractNum w:abstractNumId="11" w15:restartNumberingAfterBreak="0">
    <w:nsid w:val="7E0A10DC"/>
    <w:multiLevelType w:val="hybridMultilevel"/>
    <w:tmpl w:val="E78684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10"/>
  </w:num>
  <w:num w:numId="4">
    <w:abstractNumId w:val="3"/>
  </w:num>
  <w:num w:numId="5">
    <w:abstractNumId w:val="6"/>
  </w:num>
  <w:num w:numId="6">
    <w:abstractNumId w:val="1"/>
  </w:num>
  <w:num w:numId="7">
    <w:abstractNumId w:val="4"/>
    <w:lvlOverride w:ilvl="0">
      <w:startOverride w:val="1"/>
    </w:lvlOverride>
  </w:num>
  <w:num w:numId="8">
    <w:abstractNumId w:val="5"/>
  </w:num>
  <w:num w:numId="9">
    <w:abstractNumId w:val="7"/>
  </w:num>
  <w:num w:numId="10">
    <w:abstractNumId w:val="9"/>
  </w:num>
  <w:num w:numId="11">
    <w:abstractNumId w:val="11"/>
  </w:num>
  <w:num w:numId="12">
    <w:abstractNumId w:val="2"/>
  </w:num>
  <w:numIdMacAtCleanup w:val="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Upadhyay, Shivendra">
    <w15:presenceInfo w15:providerId="AD" w15:userId="S-1-5-21-1833789009-2046912680-526660263-18316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linkStyles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A23"/>
    <w:rsid w:val="000039E0"/>
    <w:rsid w:val="00004A76"/>
    <w:rsid w:val="00023F64"/>
    <w:rsid w:val="00030699"/>
    <w:rsid w:val="000349DA"/>
    <w:rsid w:val="00044527"/>
    <w:rsid w:val="00046F0D"/>
    <w:rsid w:val="00057DB3"/>
    <w:rsid w:val="00065105"/>
    <w:rsid w:val="000819B5"/>
    <w:rsid w:val="00082DC3"/>
    <w:rsid w:val="00091147"/>
    <w:rsid w:val="000A5058"/>
    <w:rsid w:val="000B21BA"/>
    <w:rsid w:val="000C1B5D"/>
    <w:rsid w:val="000C47E6"/>
    <w:rsid w:val="000D0DB7"/>
    <w:rsid w:val="000E0D55"/>
    <w:rsid w:val="000E3E26"/>
    <w:rsid w:val="000E5662"/>
    <w:rsid w:val="00110F74"/>
    <w:rsid w:val="001127FE"/>
    <w:rsid w:val="00117F42"/>
    <w:rsid w:val="00134948"/>
    <w:rsid w:val="00140B8D"/>
    <w:rsid w:val="001416B2"/>
    <w:rsid w:val="00165F99"/>
    <w:rsid w:val="001719D7"/>
    <w:rsid w:val="00174962"/>
    <w:rsid w:val="00182DBA"/>
    <w:rsid w:val="00187D7F"/>
    <w:rsid w:val="00190F9E"/>
    <w:rsid w:val="00196158"/>
    <w:rsid w:val="00196D2A"/>
    <w:rsid w:val="001A0C43"/>
    <w:rsid w:val="001A1807"/>
    <w:rsid w:val="001A1FDC"/>
    <w:rsid w:val="001B2438"/>
    <w:rsid w:val="001B3788"/>
    <w:rsid w:val="001C690B"/>
    <w:rsid w:val="001C7C61"/>
    <w:rsid w:val="001D40FA"/>
    <w:rsid w:val="001F3863"/>
    <w:rsid w:val="0021002F"/>
    <w:rsid w:val="00233073"/>
    <w:rsid w:val="0024523D"/>
    <w:rsid w:val="00246B7C"/>
    <w:rsid w:val="00250E29"/>
    <w:rsid w:val="00252607"/>
    <w:rsid w:val="0026368E"/>
    <w:rsid w:val="00275430"/>
    <w:rsid w:val="002778B3"/>
    <w:rsid w:val="00282AF0"/>
    <w:rsid w:val="00291677"/>
    <w:rsid w:val="002926CF"/>
    <w:rsid w:val="00292D97"/>
    <w:rsid w:val="002963C6"/>
    <w:rsid w:val="002977F4"/>
    <w:rsid w:val="002A4CB1"/>
    <w:rsid w:val="002B1D41"/>
    <w:rsid w:val="002B56DF"/>
    <w:rsid w:val="002C54D3"/>
    <w:rsid w:val="002D0B14"/>
    <w:rsid w:val="002D3866"/>
    <w:rsid w:val="002D743F"/>
    <w:rsid w:val="002E1292"/>
    <w:rsid w:val="002E51B8"/>
    <w:rsid w:val="002F4F9B"/>
    <w:rsid w:val="00307ECD"/>
    <w:rsid w:val="00311731"/>
    <w:rsid w:val="00322E45"/>
    <w:rsid w:val="00326413"/>
    <w:rsid w:val="00326693"/>
    <w:rsid w:val="003367A9"/>
    <w:rsid w:val="00344AA2"/>
    <w:rsid w:val="00357DC0"/>
    <w:rsid w:val="003655B3"/>
    <w:rsid w:val="00365E26"/>
    <w:rsid w:val="003758B7"/>
    <w:rsid w:val="00381C92"/>
    <w:rsid w:val="00382E1C"/>
    <w:rsid w:val="0039475D"/>
    <w:rsid w:val="00397795"/>
    <w:rsid w:val="003A332E"/>
    <w:rsid w:val="003A7FD3"/>
    <w:rsid w:val="003B1441"/>
    <w:rsid w:val="003C1427"/>
    <w:rsid w:val="003C19E5"/>
    <w:rsid w:val="003C3142"/>
    <w:rsid w:val="003C65A7"/>
    <w:rsid w:val="003E6374"/>
    <w:rsid w:val="003F4ECC"/>
    <w:rsid w:val="003F5335"/>
    <w:rsid w:val="00422F36"/>
    <w:rsid w:val="00427236"/>
    <w:rsid w:val="0043552B"/>
    <w:rsid w:val="00443444"/>
    <w:rsid w:val="00453D25"/>
    <w:rsid w:val="00486C40"/>
    <w:rsid w:val="0049195E"/>
    <w:rsid w:val="00497C03"/>
    <w:rsid w:val="004A515D"/>
    <w:rsid w:val="004B54BA"/>
    <w:rsid w:val="004B741C"/>
    <w:rsid w:val="004B7B88"/>
    <w:rsid w:val="004D331A"/>
    <w:rsid w:val="004E2867"/>
    <w:rsid w:val="004F2BE3"/>
    <w:rsid w:val="004F4DFB"/>
    <w:rsid w:val="004F65F1"/>
    <w:rsid w:val="00525B59"/>
    <w:rsid w:val="00530974"/>
    <w:rsid w:val="00531918"/>
    <w:rsid w:val="0053200C"/>
    <w:rsid w:val="00534112"/>
    <w:rsid w:val="0054266B"/>
    <w:rsid w:val="00542E26"/>
    <w:rsid w:val="005446D4"/>
    <w:rsid w:val="00552B09"/>
    <w:rsid w:val="005576F5"/>
    <w:rsid w:val="00560F80"/>
    <w:rsid w:val="005618F7"/>
    <w:rsid w:val="00562CD4"/>
    <w:rsid w:val="00566A9E"/>
    <w:rsid w:val="00587F76"/>
    <w:rsid w:val="0059758B"/>
    <w:rsid w:val="005A00B6"/>
    <w:rsid w:val="005B3431"/>
    <w:rsid w:val="005C1DD1"/>
    <w:rsid w:val="005C38EC"/>
    <w:rsid w:val="005D1C9F"/>
    <w:rsid w:val="005E4BB3"/>
    <w:rsid w:val="005F0479"/>
    <w:rsid w:val="005F0F18"/>
    <w:rsid w:val="00614651"/>
    <w:rsid w:val="00643246"/>
    <w:rsid w:val="006843C0"/>
    <w:rsid w:val="006A1060"/>
    <w:rsid w:val="006A5741"/>
    <w:rsid w:val="006A7B46"/>
    <w:rsid w:val="006D11BC"/>
    <w:rsid w:val="006D1C83"/>
    <w:rsid w:val="006D75E7"/>
    <w:rsid w:val="006E2171"/>
    <w:rsid w:val="006F239A"/>
    <w:rsid w:val="006F353A"/>
    <w:rsid w:val="0072139D"/>
    <w:rsid w:val="00722091"/>
    <w:rsid w:val="007222E5"/>
    <w:rsid w:val="00745C1D"/>
    <w:rsid w:val="00760B0A"/>
    <w:rsid w:val="00761B3D"/>
    <w:rsid w:val="00762671"/>
    <w:rsid w:val="007627F2"/>
    <w:rsid w:val="00764C72"/>
    <w:rsid w:val="00766695"/>
    <w:rsid w:val="00780594"/>
    <w:rsid w:val="00783423"/>
    <w:rsid w:val="0079184B"/>
    <w:rsid w:val="007A2518"/>
    <w:rsid w:val="007A3216"/>
    <w:rsid w:val="007A3CE4"/>
    <w:rsid w:val="007C280C"/>
    <w:rsid w:val="007C4D78"/>
    <w:rsid w:val="007D1B37"/>
    <w:rsid w:val="007D5185"/>
    <w:rsid w:val="007F709C"/>
    <w:rsid w:val="00813895"/>
    <w:rsid w:val="00814BD8"/>
    <w:rsid w:val="00816A6F"/>
    <w:rsid w:val="00830AF0"/>
    <w:rsid w:val="00843F7C"/>
    <w:rsid w:val="00861520"/>
    <w:rsid w:val="0087382E"/>
    <w:rsid w:val="00885D39"/>
    <w:rsid w:val="00891AEC"/>
    <w:rsid w:val="00891BF3"/>
    <w:rsid w:val="008922E3"/>
    <w:rsid w:val="008A6A55"/>
    <w:rsid w:val="008B3A23"/>
    <w:rsid w:val="008B4016"/>
    <w:rsid w:val="008E13F6"/>
    <w:rsid w:val="008E673B"/>
    <w:rsid w:val="008F186B"/>
    <w:rsid w:val="008F2097"/>
    <w:rsid w:val="00901F96"/>
    <w:rsid w:val="00906595"/>
    <w:rsid w:val="00916CB6"/>
    <w:rsid w:val="00921A2B"/>
    <w:rsid w:val="00925F9A"/>
    <w:rsid w:val="0094734B"/>
    <w:rsid w:val="00951FAA"/>
    <w:rsid w:val="0095754C"/>
    <w:rsid w:val="0096481B"/>
    <w:rsid w:val="009715D5"/>
    <w:rsid w:val="00971EFF"/>
    <w:rsid w:val="00972E1C"/>
    <w:rsid w:val="00973177"/>
    <w:rsid w:val="00977494"/>
    <w:rsid w:val="00981FE8"/>
    <w:rsid w:val="0098475C"/>
    <w:rsid w:val="009857FC"/>
    <w:rsid w:val="00986C7D"/>
    <w:rsid w:val="00990E31"/>
    <w:rsid w:val="009911EA"/>
    <w:rsid w:val="009B34D0"/>
    <w:rsid w:val="009B59AE"/>
    <w:rsid w:val="009E1245"/>
    <w:rsid w:val="009E27E9"/>
    <w:rsid w:val="009F3DF7"/>
    <w:rsid w:val="00A0068E"/>
    <w:rsid w:val="00A03E30"/>
    <w:rsid w:val="00A06738"/>
    <w:rsid w:val="00A07FAC"/>
    <w:rsid w:val="00A3486F"/>
    <w:rsid w:val="00A416D4"/>
    <w:rsid w:val="00A46781"/>
    <w:rsid w:val="00A60AB1"/>
    <w:rsid w:val="00A7120A"/>
    <w:rsid w:val="00A923F7"/>
    <w:rsid w:val="00AB581D"/>
    <w:rsid w:val="00AD1FC2"/>
    <w:rsid w:val="00AE2749"/>
    <w:rsid w:val="00AE44DE"/>
    <w:rsid w:val="00AE4D06"/>
    <w:rsid w:val="00AE4DE3"/>
    <w:rsid w:val="00AE519C"/>
    <w:rsid w:val="00AE7A23"/>
    <w:rsid w:val="00AF28B7"/>
    <w:rsid w:val="00AF7D1B"/>
    <w:rsid w:val="00AF7E74"/>
    <w:rsid w:val="00B00856"/>
    <w:rsid w:val="00B01621"/>
    <w:rsid w:val="00B02BC8"/>
    <w:rsid w:val="00B22528"/>
    <w:rsid w:val="00B24147"/>
    <w:rsid w:val="00B443E3"/>
    <w:rsid w:val="00B44A2B"/>
    <w:rsid w:val="00B47BB5"/>
    <w:rsid w:val="00B6187A"/>
    <w:rsid w:val="00B632F7"/>
    <w:rsid w:val="00B65622"/>
    <w:rsid w:val="00B66246"/>
    <w:rsid w:val="00B7138D"/>
    <w:rsid w:val="00B73CA6"/>
    <w:rsid w:val="00B82258"/>
    <w:rsid w:val="00B84D4F"/>
    <w:rsid w:val="00BA07F6"/>
    <w:rsid w:val="00BA1D0B"/>
    <w:rsid w:val="00BA315F"/>
    <w:rsid w:val="00BB4B5C"/>
    <w:rsid w:val="00BB5D15"/>
    <w:rsid w:val="00BB7488"/>
    <w:rsid w:val="00BC5063"/>
    <w:rsid w:val="00BC7330"/>
    <w:rsid w:val="00BF2D4D"/>
    <w:rsid w:val="00BF6A5F"/>
    <w:rsid w:val="00C1486D"/>
    <w:rsid w:val="00C46B00"/>
    <w:rsid w:val="00C57584"/>
    <w:rsid w:val="00C83C26"/>
    <w:rsid w:val="00C86DB3"/>
    <w:rsid w:val="00C873BB"/>
    <w:rsid w:val="00C90D62"/>
    <w:rsid w:val="00C92B26"/>
    <w:rsid w:val="00C97345"/>
    <w:rsid w:val="00CC4C8A"/>
    <w:rsid w:val="00CC536D"/>
    <w:rsid w:val="00CD6AC0"/>
    <w:rsid w:val="00CE1AAB"/>
    <w:rsid w:val="00D0078D"/>
    <w:rsid w:val="00D04CF7"/>
    <w:rsid w:val="00D13E67"/>
    <w:rsid w:val="00D23A0D"/>
    <w:rsid w:val="00D4615A"/>
    <w:rsid w:val="00D46673"/>
    <w:rsid w:val="00D47B68"/>
    <w:rsid w:val="00D75185"/>
    <w:rsid w:val="00D77F22"/>
    <w:rsid w:val="00D925F8"/>
    <w:rsid w:val="00D9281B"/>
    <w:rsid w:val="00DA0ABB"/>
    <w:rsid w:val="00DD0758"/>
    <w:rsid w:val="00DD2EBB"/>
    <w:rsid w:val="00DE0172"/>
    <w:rsid w:val="00DE2182"/>
    <w:rsid w:val="00DE3A9C"/>
    <w:rsid w:val="00DE3F36"/>
    <w:rsid w:val="00E12179"/>
    <w:rsid w:val="00E251D1"/>
    <w:rsid w:val="00E2544D"/>
    <w:rsid w:val="00E3009D"/>
    <w:rsid w:val="00E67C30"/>
    <w:rsid w:val="00E71A68"/>
    <w:rsid w:val="00E74AC3"/>
    <w:rsid w:val="00E81BE7"/>
    <w:rsid w:val="00E81F82"/>
    <w:rsid w:val="00E8792F"/>
    <w:rsid w:val="00E904BE"/>
    <w:rsid w:val="00E959AF"/>
    <w:rsid w:val="00EA3E79"/>
    <w:rsid w:val="00EA759D"/>
    <w:rsid w:val="00EB195B"/>
    <w:rsid w:val="00EC128D"/>
    <w:rsid w:val="00EC6EF6"/>
    <w:rsid w:val="00ED0A96"/>
    <w:rsid w:val="00ED2EC0"/>
    <w:rsid w:val="00ED6B23"/>
    <w:rsid w:val="00EF1275"/>
    <w:rsid w:val="00EF34E1"/>
    <w:rsid w:val="00F06399"/>
    <w:rsid w:val="00F114D3"/>
    <w:rsid w:val="00F13D0E"/>
    <w:rsid w:val="00F34989"/>
    <w:rsid w:val="00F350EA"/>
    <w:rsid w:val="00F408F4"/>
    <w:rsid w:val="00F644F1"/>
    <w:rsid w:val="00F702CF"/>
    <w:rsid w:val="00F73502"/>
    <w:rsid w:val="00F811F7"/>
    <w:rsid w:val="00FA4F74"/>
    <w:rsid w:val="00FA7583"/>
    <w:rsid w:val="00FB2F77"/>
    <w:rsid w:val="00FB3CF0"/>
    <w:rsid w:val="00FB61C5"/>
    <w:rsid w:val="00FB7133"/>
    <w:rsid w:val="00FC581F"/>
    <w:rsid w:val="00FC5B59"/>
    <w:rsid w:val="00FD45E1"/>
    <w:rsid w:val="00FD6BB6"/>
    <w:rsid w:val="00FD6DF0"/>
    <w:rsid w:val="00FE1F5E"/>
    <w:rsid w:val="00FF2736"/>
    <w:rsid w:val="00FF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AFADD"/>
  <w15:docId w15:val="{3C5FF40D-9297-4F71-88C0-6C172CAF6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iPriority="0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097"/>
    <w:rPr>
      <w:lang w:val="en-US"/>
    </w:rPr>
  </w:style>
  <w:style w:type="paragraph" w:styleId="Heading1">
    <w:name w:val="heading 1"/>
    <w:basedOn w:val="Normal"/>
    <w:next w:val="Normal"/>
    <w:link w:val="Heading1Char"/>
    <w:qFormat/>
    <w:rsid w:val="008F2097"/>
    <w:pPr>
      <w:keepNext/>
      <w:spacing w:before="360" w:after="120" w:line="240" w:lineRule="auto"/>
      <w:contextualSpacing/>
      <w:outlineLvl w:val="0"/>
    </w:pPr>
    <w:rPr>
      <w:rFonts w:ascii="Arial" w:hAnsi="Arial"/>
      <w:b/>
      <w:sz w:val="34"/>
      <w:szCs w:val="36"/>
    </w:rPr>
  </w:style>
  <w:style w:type="paragraph" w:styleId="Heading2">
    <w:name w:val="heading 2"/>
    <w:basedOn w:val="Normal"/>
    <w:next w:val="Normal"/>
    <w:link w:val="Heading2Char"/>
    <w:qFormat/>
    <w:rsid w:val="008F2097"/>
    <w:pPr>
      <w:keepNext/>
      <w:spacing w:before="360" w:after="120" w:line="240" w:lineRule="auto"/>
      <w:contextualSpacing/>
      <w:outlineLvl w:val="1"/>
    </w:pPr>
    <w:rPr>
      <w:rFonts w:ascii="Arial" w:hAnsi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F2097"/>
    <w:pPr>
      <w:keepNext/>
      <w:spacing w:before="360" w:after="120" w:line="240" w:lineRule="auto"/>
      <w:contextualSpacing/>
      <w:outlineLvl w:val="2"/>
    </w:pPr>
    <w:rPr>
      <w:rFonts w:ascii="Arial" w:hAnsi="Arial"/>
      <w:b/>
      <w:szCs w:val="28"/>
    </w:rPr>
  </w:style>
  <w:style w:type="paragraph" w:styleId="Heading4">
    <w:name w:val="heading 4"/>
    <w:basedOn w:val="Normal"/>
    <w:next w:val="Normal"/>
    <w:link w:val="Heading4Char"/>
    <w:qFormat/>
    <w:rsid w:val="008F2097"/>
    <w:pPr>
      <w:keepNext/>
      <w:spacing w:before="360" w:after="120" w:line="240" w:lineRule="auto"/>
      <w:contextualSpacing/>
      <w:outlineLvl w:val="3"/>
    </w:pPr>
    <w:rPr>
      <w:rFonts w:ascii="Utopia" w:hAnsi="Utopia"/>
      <w:b/>
      <w:spacing w:val="-6"/>
      <w:szCs w:val="24"/>
    </w:rPr>
  </w:style>
  <w:style w:type="paragraph" w:styleId="Heading5">
    <w:name w:val="heading 5"/>
    <w:basedOn w:val="Normal"/>
    <w:next w:val="Normal"/>
    <w:link w:val="Heading5Char"/>
    <w:qFormat/>
    <w:rsid w:val="008F2097"/>
    <w:pPr>
      <w:spacing w:before="360" w:after="240" w:line="240" w:lineRule="auto"/>
      <w:outlineLvl w:val="4"/>
    </w:pPr>
    <w:rPr>
      <w:rFonts w:ascii="Arial Narrow" w:hAnsi="Arial Narrow"/>
      <w:b/>
    </w:rPr>
  </w:style>
  <w:style w:type="paragraph" w:styleId="Heading6">
    <w:name w:val="heading 6"/>
    <w:basedOn w:val="Normal"/>
    <w:next w:val="Normal"/>
    <w:link w:val="Heading6Char"/>
    <w:qFormat/>
    <w:rsid w:val="008F2097"/>
    <w:pPr>
      <w:spacing w:before="240" w:after="60"/>
      <w:outlineLvl w:val="5"/>
    </w:pPr>
    <w:rPr>
      <w:rFonts w:ascii="Calibri" w:eastAsia="PMingLiU" w:hAnsi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rsid w:val="00814BD8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14BD8"/>
    <w:rPr>
      <w:rFonts w:ascii="Calibri" w:hAnsi="Calibri"/>
      <w:szCs w:val="21"/>
    </w:rPr>
  </w:style>
  <w:style w:type="character" w:customStyle="1" w:styleId="Heading1Char">
    <w:name w:val="Heading 1 Char"/>
    <w:link w:val="Heading1"/>
    <w:rsid w:val="008F2097"/>
    <w:rPr>
      <w:rFonts w:ascii="Arial" w:hAnsi="Arial"/>
      <w:b/>
      <w:sz w:val="34"/>
      <w:szCs w:val="36"/>
      <w:lang w:val="en-US"/>
    </w:rPr>
  </w:style>
  <w:style w:type="character" w:customStyle="1" w:styleId="Heading2Char">
    <w:name w:val="Heading 2 Char"/>
    <w:link w:val="Heading2"/>
    <w:rsid w:val="008F2097"/>
    <w:rPr>
      <w:rFonts w:ascii="Arial" w:hAnsi="Arial"/>
      <w:b/>
      <w:sz w:val="28"/>
      <w:szCs w:val="28"/>
      <w:lang w:val="en-US"/>
    </w:rPr>
  </w:style>
  <w:style w:type="character" w:customStyle="1" w:styleId="Heading3Char">
    <w:name w:val="Heading 3 Char"/>
    <w:link w:val="Heading3"/>
    <w:rsid w:val="008F2097"/>
    <w:rPr>
      <w:rFonts w:ascii="Arial" w:hAnsi="Arial"/>
      <w:b/>
      <w:szCs w:val="28"/>
      <w:lang w:val="en-US"/>
    </w:rPr>
  </w:style>
  <w:style w:type="character" w:customStyle="1" w:styleId="Heading4Char">
    <w:name w:val="Heading 4 Char"/>
    <w:link w:val="Heading4"/>
    <w:rsid w:val="008F2097"/>
    <w:rPr>
      <w:rFonts w:ascii="Utopia" w:hAnsi="Utopia"/>
      <w:b/>
      <w:spacing w:val="-6"/>
      <w:szCs w:val="24"/>
      <w:lang w:val="en-US"/>
    </w:rPr>
  </w:style>
  <w:style w:type="character" w:customStyle="1" w:styleId="Heading5Char">
    <w:name w:val="Heading 5 Char"/>
    <w:link w:val="Heading5"/>
    <w:rsid w:val="008F2097"/>
    <w:rPr>
      <w:rFonts w:ascii="Arial Narrow" w:hAnsi="Arial Narrow"/>
      <w:b/>
      <w:lang w:val="en-US"/>
    </w:rPr>
  </w:style>
  <w:style w:type="character" w:customStyle="1" w:styleId="Heading6Char">
    <w:name w:val="Heading 6 Char"/>
    <w:link w:val="Heading6"/>
    <w:rsid w:val="008F2097"/>
    <w:rPr>
      <w:rFonts w:ascii="Calibri" w:eastAsia="PMingLiU" w:hAnsi="Calibri"/>
      <w:b/>
      <w:bCs/>
      <w:lang w:val="en-US"/>
    </w:rPr>
  </w:style>
  <w:style w:type="paragraph" w:styleId="BodyText">
    <w:name w:val="Body Text"/>
    <w:basedOn w:val="Normal"/>
    <w:link w:val="BodyTextChar"/>
    <w:qFormat/>
    <w:rsid w:val="008F2097"/>
    <w:pPr>
      <w:autoSpaceDE w:val="0"/>
      <w:autoSpaceDN w:val="0"/>
      <w:spacing w:after="120" w:line="240" w:lineRule="exact"/>
      <w:jc w:val="both"/>
    </w:pPr>
    <w:rPr>
      <w:rFonts w:ascii="Arial" w:hAnsi="Arial"/>
      <w:sz w:val="18"/>
    </w:rPr>
  </w:style>
  <w:style w:type="character" w:customStyle="1" w:styleId="BodyTextChar">
    <w:name w:val="Body Text Char"/>
    <w:link w:val="BodyText"/>
    <w:rsid w:val="008F2097"/>
    <w:rPr>
      <w:rFonts w:ascii="Arial" w:hAnsi="Arial"/>
      <w:sz w:val="18"/>
      <w:lang w:val="en-US"/>
    </w:rPr>
  </w:style>
  <w:style w:type="paragraph" w:customStyle="1" w:styleId="Bullet">
    <w:name w:val="Bullet"/>
    <w:basedOn w:val="Normal"/>
    <w:rsid w:val="008F2097"/>
    <w:pPr>
      <w:keepLines/>
      <w:numPr>
        <w:numId w:val="4"/>
      </w:numPr>
      <w:spacing w:before="120" w:after="120" w:line="240" w:lineRule="auto"/>
      <w:ind w:right="864"/>
    </w:pPr>
    <w:rPr>
      <w:rFonts w:ascii="Utopia" w:hAnsi="Utopia"/>
      <w:sz w:val="18"/>
    </w:rPr>
  </w:style>
  <w:style w:type="character" w:customStyle="1" w:styleId="CodeBold">
    <w:name w:val="Code Bold"/>
    <w:rsid w:val="008F2097"/>
    <w:rPr>
      <w:rFonts w:ascii="TheSansMonoConBlack" w:hAnsi="TheSansMonoConBlack"/>
      <w:sz w:val="18"/>
    </w:rPr>
  </w:style>
  <w:style w:type="paragraph" w:customStyle="1" w:styleId="ChapterNumber">
    <w:name w:val="Chapter Number"/>
    <w:next w:val="Normal"/>
    <w:autoRedefine/>
    <w:qFormat/>
    <w:rsid w:val="008F2097"/>
    <w:pPr>
      <w:keepNext/>
      <w:spacing w:after="240" w:line="240" w:lineRule="auto"/>
    </w:pPr>
    <w:rPr>
      <w:rFonts w:ascii="Arial" w:eastAsia="Times New Roman" w:hAnsi="Arial" w:cs="Times New Roman"/>
      <w:b/>
      <w:caps/>
      <w:sz w:val="28"/>
      <w:szCs w:val="28"/>
      <w:lang w:val="en-US"/>
    </w:rPr>
  </w:style>
  <w:style w:type="paragraph" w:customStyle="1" w:styleId="ChapterTitle">
    <w:name w:val="Chapter Title"/>
    <w:next w:val="Normal"/>
    <w:rsid w:val="008F2097"/>
    <w:pPr>
      <w:spacing w:before="240" w:after="1200" w:line="240" w:lineRule="auto"/>
    </w:pPr>
    <w:rPr>
      <w:rFonts w:ascii="Arial Narrow" w:eastAsia="Times New Roman" w:hAnsi="Arial Narrow" w:cs="Times New Roman"/>
      <w:b/>
      <w:sz w:val="60"/>
      <w:szCs w:val="48"/>
      <w:lang w:val="en-US"/>
    </w:rPr>
  </w:style>
  <w:style w:type="paragraph" w:customStyle="1" w:styleId="FigureCaption">
    <w:name w:val="Figure Caption"/>
    <w:next w:val="Normal"/>
    <w:qFormat/>
    <w:rsid w:val="008F2097"/>
    <w:pPr>
      <w:tabs>
        <w:tab w:val="left" w:pos="576"/>
      </w:tabs>
      <w:spacing w:before="400" w:after="240" w:line="240" w:lineRule="auto"/>
      <w:contextualSpacing/>
    </w:pPr>
    <w:rPr>
      <w:rFonts w:ascii="Utopia" w:eastAsia="Times New Roman" w:hAnsi="Utopia" w:cs="Times New Roman"/>
      <w:i/>
      <w:noProof/>
      <w:sz w:val="18"/>
      <w:szCs w:val="20"/>
      <w:lang w:val="en-US"/>
    </w:rPr>
  </w:style>
  <w:style w:type="paragraph" w:customStyle="1" w:styleId="CodeCaption">
    <w:name w:val="Code Caption"/>
    <w:basedOn w:val="Normal"/>
    <w:next w:val="Normal"/>
    <w:link w:val="CodeCaptionChar"/>
    <w:qFormat/>
    <w:rsid w:val="008F2097"/>
    <w:pPr>
      <w:tabs>
        <w:tab w:val="left" w:pos="576"/>
      </w:tabs>
      <w:spacing w:before="460"/>
      <w:contextualSpacing/>
    </w:pPr>
    <w:rPr>
      <w:rFonts w:ascii="Utopia" w:hAnsi="Utopia"/>
      <w:i/>
      <w:noProof/>
      <w:sz w:val="18"/>
    </w:rPr>
  </w:style>
  <w:style w:type="paragraph" w:styleId="BalloonText">
    <w:name w:val="Balloon Text"/>
    <w:basedOn w:val="Normal"/>
    <w:link w:val="BalloonTextChar"/>
    <w:rsid w:val="008F20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F2097"/>
    <w:rPr>
      <w:rFonts w:ascii="Tahoma" w:hAnsi="Tahoma" w:cs="Tahoma"/>
      <w:sz w:val="16"/>
      <w:szCs w:val="16"/>
      <w:lang w:val="en-US"/>
    </w:rPr>
  </w:style>
  <w:style w:type="character" w:customStyle="1" w:styleId="CodeCaptionChar">
    <w:name w:val="Code Caption Char"/>
    <w:link w:val="CodeCaption"/>
    <w:rsid w:val="008F2097"/>
    <w:rPr>
      <w:rFonts w:ascii="Utopia" w:hAnsi="Utopia"/>
      <w:i/>
      <w:noProof/>
      <w:sz w:val="18"/>
      <w:lang w:val="en-US"/>
    </w:rPr>
  </w:style>
  <w:style w:type="paragraph" w:customStyle="1" w:styleId="NumSubList">
    <w:name w:val="Num Sub List"/>
    <w:basedOn w:val="Normal"/>
    <w:rsid w:val="008F2097"/>
    <w:pPr>
      <w:numPr>
        <w:numId w:val="8"/>
      </w:numPr>
      <w:tabs>
        <w:tab w:val="left" w:pos="216"/>
        <w:tab w:val="left" w:pos="720"/>
      </w:tabs>
      <w:spacing w:before="120" w:after="120" w:line="240" w:lineRule="auto"/>
      <w:ind w:right="1440"/>
      <w:jc w:val="both"/>
    </w:pPr>
    <w:rPr>
      <w:rFonts w:ascii="Utopia" w:hAnsi="Utopia"/>
      <w:sz w:val="18"/>
    </w:rPr>
  </w:style>
  <w:style w:type="paragraph" w:customStyle="1" w:styleId="BulletSubList">
    <w:name w:val="Bullet Sub List"/>
    <w:basedOn w:val="Bullet"/>
    <w:next w:val="Normal"/>
    <w:rsid w:val="008F2097"/>
    <w:pPr>
      <w:ind w:left="1368"/>
    </w:pPr>
  </w:style>
  <w:style w:type="paragraph" w:customStyle="1" w:styleId="FMCopyrightTitle">
    <w:name w:val="FM Copyright Title"/>
    <w:basedOn w:val="FMCopyright"/>
    <w:locked/>
    <w:rsid w:val="008F2097"/>
    <w:pPr>
      <w:spacing w:before="100" w:after="100"/>
    </w:pPr>
    <w:rPr>
      <w:rFonts w:ascii="Utopia Bold" w:hAnsi="Utopia Bold"/>
      <w:sz w:val="19"/>
    </w:rPr>
  </w:style>
  <w:style w:type="paragraph" w:customStyle="1" w:styleId="FMCopyright">
    <w:name w:val="FM Copyright"/>
    <w:link w:val="FMCopyrightChar"/>
    <w:locked/>
    <w:rsid w:val="008F2097"/>
    <w:pPr>
      <w:spacing w:before="120" w:after="120" w:line="240" w:lineRule="auto"/>
      <w:jc w:val="both"/>
    </w:pPr>
    <w:rPr>
      <w:rFonts w:ascii="Utopia" w:eastAsia="Times New Roman" w:hAnsi="Utopia" w:cs="Times New Roman"/>
      <w:sz w:val="16"/>
      <w:szCs w:val="20"/>
      <w:lang w:val="en-US"/>
    </w:rPr>
  </w:style>
  <w:style w:type="paragraph" w:styleId="Index1">
    <w:name w:val="index 1"/>
    <w:basedOn w:val="Normal"/>
    <w:next w:val="Normal"/>
    <w:semiHidden/>
    <w:rsid w:val="008F2097"/>
    <w:pPr>
      <w:ind w:left="720" w:hanging="720"/>
    </w:pPr>
  </w:style>
  <w:style w:type="paragraph" w:styleId="Index2">
    <w:name w:val="index 2"/>
    <w:basedOn w:val="Normal"/>
    <w:next w:val="Normal"/>
    <w:semiHidden/>
    <w:rsid w:val="008F2097"/>
    <w:pPr>
      <w:ind w:left="720" w:hanging="432"/>
    </w:pPr>
  </w:style>
  <w:style w:type="paragraph" w:styleId="Index3">
    <w:name w:val="index 3"/>
    <w:basedOn w:val="Normal"/>
    <w:next w:val="Normal"/>
    <w:semiHidden/>
    <w:rsid w:val="008F2097"/>
    <w:pPr>
      <w:ind w:left="720" w:hanging="144"/>
    </w:pPr>
  </w:style>
  <w:style w:type="paragraph" w:customStyle="1" w:styleId="PartText">
    <w:name w:val="Part Text"/>
    <w:basedOn w:val="Normal"/>
    <w:next w:val="Normal"/>
    <w:locked/>
    <w:rsid w:val="008F2097"/>
    <w:pPr>
      <w:spacing w:after="0" w:line="240" w:lineRule="auto"/>
      <w:contextualSpacing/>
    </w:pPr>
    <w:rPr>
      <w:rFonts w:ascii="Book Antiqua" w:hAnsi="Book Antiqua"/>
      <w:spacing w:val="-6"/>
    </w:rPr>
  </w:style>
  <w:style w:type="paragraph" w:customStyle="1" w:styleId="PartNumber">
    <w:name w:val="Part Number"/>
    <w:basedOn w:val="Normal"/>
    <w:next w:val="Normal"/>
    <w:link w:val="PartNumberChar"/>
    <w:autoRedefine/>
    <w:qFormat/>
    <w:locked/>
    <w:rsid w:val="008F2097"/>
    <w:pPr>
      <w:spacing w:before="600" w:after="240" w:line="240" w:lineRule="auto"/>
      <w:contextualSpacing/>
    </w:pPr>
    <w:rPr>
      <w:rFonts w:ascii="Arial" w:hAnsi="Arial"/>
      <w:b/>
      <w:caps/>
      <w:sz w:val="52"/>
      <w:szCs w:val="28"/>
    </w:rPr>
  </w:style>
  <w:style w:type="paragraph" w:customStyle="1" w:styleId="PartTitle">
    <w:name w:val="Part Title"/>
    <w:basedOn w:val="Normal"/>
    <w:next w:val="Normal"/>
    <w:link w:val="PartTitleChar"/>
    <w:autoRedefine/>
    <w:qFormat/>
    <w:locked/>
    <w:rsid w:val="008F2097"/>
    <w:pPr>
      <w:spacing w:before="600" w:after="1200" w:line="240" w:lineRule="auto"/>
      <w:contextualSpacing/>
    </w:pPr>
    <w:rPr>
      <w:rFonts w:ascii="Arial" w:hAnsi="Arial"/>
      <w:b/>
      <w:sz w:val="64"/>
      <w:szCs w:val="48"/>
    </w:rPr>
  </w:style>
  <w:style w:type="paragraph" w:styleId="Quote">
    <w:name w:val="Quote"/>
    <w:basedOn w:val="Normal"/>
    <w:next w:val="BodyText"/>
    <w:link w:val="QuoteChar"/>
    <w:qFormat/>
    <w:rsid w:val="008F2097"/>
    <w:pPr>
      <w:tabs>
        <w:tab w:val="left" w:pos="346"/>
      </w:tabs>
      <w:spacing w:before="560" w:after="360"/>
      <w:ind w:left="432" w:right="432"/>
      <w:contextualSpacing/>
      <w:jc w:val="both"/>
    </w:pPr>
    <w:rPr>
      <w:rFonts w:ascii="Utopia" w:hAnsi="Utopia"/>
      <w:i/>
      <w:iCs/>
      <w:sz w:val="20"/>
    </w:rPr>
  </w:style>
  <w:style w:type="character" w:customStyle="1" w:styleId="QuoteChar">
    <w:name w:val="Quote Char"/>
    <w:link w:val="Quote"/>
    <w:rsid w:val="008F2097"/>
    <w:rPr>
      <w:rFonts w:ascii="Utopia" w:hAnsi="Utopia"/>
      <w:i/>
      <w:iCs/>
      <w:sz w:val="20"/>
      <w:lang w:val="en-US"/>
    </w:rPr>
  </w:style>
  <w:style w:type="paragraph" w:customStyle="1" w:styleId="Results">
    <w:name w:val="Results"/>
    <w:basedOn w:val="Normal"/>
    <w:rsid w:val="008F2097"/>
    <w:pPr>
      <w:pBdr>
        <w:top w:val="single" w:sz="18" w:space="5" w:color="999999"/>
        <w:bottom w:val="single" w:sz="18" w:space="5" w:color="999999"/>
      </w:pBdr>
      <w:spacing w:before="240" w:after="240"/>
      <w:ind w:left="144" w:right="144"/>
    </w:pPr>
    <w:rPr>
      <w:rFonts w:ascii="TheSansMonoConNormal" w:hAnsi="TheSansMonoConNormal"/>
      <w:noProof/>
      <w:sz w:val="18"/>
    </w:rPr>
  </w:style>
  <w:style w:type="paragraph" w:customStyle="1" w:styleId="ExerciseNumList">
    <w:name w:val="Exercise Num List"/>
    <w:basedOn w:val="ExerciseBody"/>
    <w:locked/>
    <w:rsid w:val="008F2097"/>
    <w:pPr>
      <w:tabs>
        <w:tab w:val="num" w:pos="360"/>
      </w:tabs>
      <w:ind w:left="360" w:hanging="360"/>
    </w:pPr>
  </w:style>
  <w:style w:type="paragraph" w:customStyle="1" w:styleId="ExerciseBody">
    <w:name w:val="Exercise Body"/>
    <w:basedOn w:val="Normal"/>
    <w:link w:val="ExerciseBodyChar"/>
    <w:qFormat/>
    <w:rsid w:val="008F2097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BodyChar">
    <w:name w:val="Exercise Body Char"/>
    <w:link w:val="ExerciseBody"/>
    <w:rsid w:val="008F2097"/>
    <w:rPr>
      <w:rFonts w:ascii="HelveticaNeue Condensed" w:hAnsi="HelveticaNeue Condensed"/>
      <w:sz w:val="20"/>
      <w:lang w:val="en-US"/>
    </w:rPr>
  </w:style>
  <w:style w:type="paragraph" w:customStyle="1" w:styleId="ExerciseBullet">
    <w:name w:val="Exercise Bullet"/>
    <w:basedOn w:val="Normal"/>
    <w:rsid w:val="008F2097"/>
    <w:pPr>
      <w:framePr w:wrap="notBeside" w:vAnchor="text" w:hAnchor="text" w:y="1"/>
      <w:numPr>
        <w:numId w:val="2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SideBarCode">
    <w:name w:val="Side Bar Code"/>
    <w:basedOn w:val="Normal"/>
    <w:link w:val="SideBarCodeChar"/>
    <w:qFormat/>
    <w:rsid w:val="008F2097"/>
    <w:pPr>
      <w:spacing w:before="360" w:after="240"/>
      <w:ind w:left="288" w:right="288"/>
      <w:contextualSpacing/>
    </w:pPr>
    <w:rPr>
      <w:rFonts w:ascii="HelveticaNeue Condensed" w:hAnsi="HelveticaNeue Condensed"/>
      <w:sz w:val="20"/>
    </w:rPr>
  </w:style>
  <w:style w:type="character" w:customStyle="1" w:styleId="SideBarCodeChar">
    <w:name w:val="Side Bar Code Char"/>
    <w:link w:val="SideBarCode"/>
    <w:rsid w:val="008F2097"/>
    <w:rPr>
      <w:rFonts w:ascii="HelveticaNeue Condensed" w:hAnsi="HelveticaNeue Condensed"/>
      <w:sz w:val="20"/>
      <w:lang w:val="en-US"/>
    </w:rPr>
  </w:style>
  <w:style w:type="paragraph" w:customStyle="1" w:styleId="TableText">
    <w:name w:val="Table Text"/>
    <w:qFormat/>
    <w:rsid w:val="008F2097"/>
    <w:pPr>
      <w:spacing w:before="120" w:after="120" w:line="240" w:lineRule="auto"/>
      <w:contextualSpacing/>
    </w:pPr>
    <w:rPr>
      <w:rFonts w:ascii="Utopia" w:eastAsia="Times New Roman" w:hAnsi="Utopia" w:cs="Times New Roman"/>
      <w:sz w:val="18"/>
      <w:szCs w:val="20"/>
      <w:lang w:val="en-US"/>
    </w:rPr>
  </w:style>
  <w:style w:type="paragraph" w:customStyle="1" w:styleId="TableCaption">
    <w:name w:val="Table Caption"/>
    <w:basedOn w:val="FigureCaption"/>
    <w:next w:val="Normal"/>
    <w:qFormat/>
    <w:rsid w:val="008F2097"/>
    <w:pPr>
      <w:spacing w:after="120"/>
    </w:pPr>
  </w:style>
  <w:style w:type="paragraph" w:customStyle="1" w:styleId="TableHead">
    <w:name w:val="Table Head"/>
    <w:next w:val="Normal"/>
    <w:rsid w:val="008F2097"/>
    <w:pPr>
      <w:keepNext/>
      <w:spacing w:before="60" w:after="60" w:line="240" w:lineRule="exact"/>
      <w:ind w:left="720" w:hanging="720"/>
    </w:pPr>
    <w:rPr>
      <w:rFonts w:ascii="Arial Narrow" w:eastAsia="Times New Roman" w:hAnsi="Arial Narrow" w:cs="Times New Roman"/>
      <w:b/>
      <w:sz w:val="20"/>
      <w:szCs w:val="20"/>
      <w:lang w:val="en-US"/>
    </w:rPr>
  </w:style>
  <w:style w:type="paragraph" w:customStyle="1" w:styleId="TableFootnote">
    <w:name w:val="Table Footnote"/>
    <w:basedOn w:val="Normal"/>
    <w:next w:val="Normal"/>
    <w:rsid w:val="008F2097"/>
    <w:pPr>
      <w:spacing w:before="60" w:after="240"/>
      <w:contextualSpacing/>
    </w:pPr>
    <w:rPr>
      <w:rFonts w:ascii="Utopia" w:hAnsi="Utopia"/>
      <w:i/>
      <w:sz w:val="18"/>
    </w:rPr>
  </w:style>
  <w:style w:type="table" w:styleId="TableGrid">
    <w:name w:val="Table Grid"/>
    <w:basedOn w:val="TableNormal"/>
    <w:rsid w:val="008F2097"/>
    <w:pPr>
      <w:spacing w:after="120" w:line="240" w:lineRule="auto"/>
    </w:pPr>
    <w:rPr>
      <w:rFonts w:ascii="Times" w:eastAsia="Times New Roman" w:hAnsi="Times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CellMar>
        <w:left w:w="0" w:type="dxa"/>
        <w:right w:w="0" w:type="dxa"/>
      </w:tblCellMar>
    </w:tblPr>
  </w:style>
  <w:style w:type="paragraph" w:customStyle="1" w:styleId="UnnumberedList">
    <w:name w:val="Unnumbered List"/>
    <w:basedOn w:val="NumList"/>
    <w:rsid w:val="008F2097"/>
    <w:pPr>
      <w:numPr>
        <w:numId w:val="0"/>
      </w:numPr>
      <w:ind w:left="864"/>
    </w:pPr>
  </w:style>
  <w:style w:type="paragraph" w:customStyle="1" w:styleId="NumList">
    <w:name w:val="Num List"/>
    <w:basedOn w:val="Normal"/>
    <w:rsid w:val="008F2097"/>
    <w:pPr>
      <w:keepLines/>
      <w:numPr>
        <w:numId w:val="7"/>
      </w:numPr>
      <w:spacing w:before="120"/>
      <w:ind w:right="1152"/>
    </w:pPr>
    <w:rPr>
      <w:rFonts w:ascii="Utopia" w:hAnsi="Utopia"/>
      <w:sz w:val="18"/>
    </w:rPr>
  </w:style>
  <w:style w:type="paragraph" w:customStyle="1" w:styleId="QuoteSource">
    <w:name w:val="Quote Source"/>
    <w:basedOn w:val="Quote"/>
    <w:next w:val="Normal"/>
    <w:qFormat/>
    <w:rsid w:val="008F2097"/>
    <w:pPr>
      <w:spacing w:before="0"/>
      <w:ind w:left="0" w:right="0"/>
      <w:jc w:val="right"/>
    </w:pPr>
    <w:rPr>
      <w:i w:val="0"/>
    </w:rPr>
  </w:style>
  <w:style w:type="paragraph" w:customStyle="1" w:styleId="ExerciseHead">
    <w:name w:val="Exercise Head"/>
    <w:basedOn w:val="Normal"/>
    <w:next w:val="Normal"/>
    <w:rsid w:val="008F2097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MSubtitle">
    <w:name w:val="FM Subtitle"/>
    <w:basedOn w:val="Normal"/>
    <w:locked/>
    <w:rsid w:val="008F2097"/>
    <w:pPr>
      <w:spacing w:after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Author">
    <w:name w:val="FM Author"/>
    <w:basedOn w:val="Normal"/>
    <w:link w:val="FMAuthorChar"/>
    <w:locked/>
    <w:rsid w:val="008F2097"/>
    <w:pPr>
      <w:spacing w:after="120" w:line="240" w:lineRule="auto"/>
    </w:pPr>
    <w:rPr>
      <w:rFonts w:ascii="HelveticaNeue MediumExt" w:hAnsi="HelveticaNeue MediumExt"/>
      <w:sz w:val="32"/>
      <w:szCs w:val="24"/>
    </w:rPr>
  </w:style>
  <w:style w:type="paragraph" w:customStyle="1" w:styleId="FMSubtitle1">
    <w:name w:val="FM Subtitle 1"/>
    <w:basedOn w:val="Normal"/>
    <w:locked/>
    <w:rsid w:val="008F2097"/>
    <w:pPr>
      <w:spacing w:before="120" w:after="240"/>
    </w:pPr>
    <w:rPr>
      <w:rFonts w:ascii="HelveticaNeue Condensed" w:hAnsi="HelveticaNeue Condensed"/>
      <w:sz w:val="60"/>
    </w:rPr>
  </w:style>
  <w:style w:type="paragraph" w:customStyle="1" w:styleId="FMText">
    <w:name w:val="FM Text"/>
    <w:basedOn w:val="Normal"/>
    <w:locked/>
    <w:rsid w:val="008F2097"/>
    <w:pPr>
      <w:contextualSpacing/>
    </w:pPr>
    <w:rPr>
      <w:rFonts w:ascii="Utopia" w:hAnsi="Utopia"/>
      <w:sz w:val="18"/>
    </w:rPr>
  </w:style>
  <w:style w:type="paragraph" w:customStyle="1" w:styleId="FMDedication">
    <w:name w:val="FM Dedication"/>
    <w:basedOn w:val="Normal"/>
    <w:locked/>
    <w:rsid w:val="008F2097"/>
    <w:pPr>
      <w:spacing w:before="600" w:after="600" w:line="240" w:lineRule="auto"/>
      <w:jc w:val="center"/>
    </w:pPr>
    <w:rPr>
      <w:rFonts w:ascii="Utopia" w:hAnsi="Utopia"/>
      <w:i/>
      <w:sz w:val="20"/>
    </w:rPr>
  </w:style>
  <w:style w:type="paragraph" w:customStyle="1" w:styleId="FMTextCont">
    <w:name w:val="FM Text Cont"/>
    <w:basedOn w:val="FMText"/>
    <w:locked/>
    <w:rsid w:val="008F2097"/>
    <w:pPr>
      <w:ind w:firstLine="576"/>
    </w:pPr>
  </w:style>
  <w:style w:type="paragraph" w:customStyle="1" w:styleId="Footnote">
    <w:name w:val="Footnote"/>
    <w:basedOn w:val="Normal"/>
    <w:rsid w:val="008F2097"/>
    <w:rPr>
      <w:sz w:val="19"/>
    </w:rPr>
  </w:style>
  <w:style w:type="paragraph" w:styleId="DocumentMap">
    <w:name w:val="Document Map"/>
    <w:basedOn w:val="Normal"/>
    <w:link w:val="DocumentMapChar"/>
    <w:semiHidden/>
    <w:rsid w:val="008F2097"/>
    <w:pPr>
      <w:numPr>
        <w:numId w:val="1"/>
      </w:numPr>
      <w:shd w:val="clear" w:color="auto" w:fill="000080"/>
      <w:tabs>
        <w:tab w:val="clear" w:pos="360"/>
      </w:tabs>
      <w:ind w:left="0" w:firstLine="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2097"/>
    <w:rPr>
      <w:rFonts w:ascii="Tahoma" w:hAnsi="Tahoma" w:cs="Tahoma"/>
      <w:shd w:val="clear" w:color="auto" w:fill="000080"/>
      <w:lang w:val="en-US"/>
    </w:rPr>
  </w:style>
  <w:style w:type="paragraph" w:customStyle="1" w:styleId="ExerciseCode">
    <w:name w:val="Exercise Code"/>
    <w:basedOn w:val="Normal"/>
    <w:link w:val="ExerciseCodeChar"/>
    <w:qFormat/>
    <w:rsid w:val="008F2097"/>
    <w:pPr>
      <w:spacing w:before="120"/>
      <w:ind w:left="288" w:right="288"/>
      <w:contextualSpacing/>
    </w:pPr>
    <w:rPr>
      <w:rFonts w:ascii="TheSansMonoConNormal" w:hAnsi="TheSansMonoConNormal"/>
      <w:noProof/>
      <w:sz w:val="18"/>
    </w:rPr>
  </w:style>
  <w:style w:type="character" w:customStyle="1" w:styleId="ExerciseCodeChar">
    <w:name w:val="Exercise Code Char"/>
    <w:link w:val="ExerciseCode"/>
    <w:rsid w:val="008F2097"/>
    <w:rPr>
      <w:rFonts w:ascii="TheSansMonoConNormal" w:hAnsi="TheSansMonoConNormal"/>
      <w:noProof/>
      <w:sz w:val="18"/>
      <w:lang w:val="en-US"/>
    </w:rPr>
  </w:style>
  <w:style w:type="paragraph" w:customStyle="1" w:styleId="ExerciseSubhead">
    <w:name w:val="Exercise Subhead"/>
    <w:basedOn w:val="Normal"/>
    <w:rsid w:val="008F2097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BodyTextCont">
    <w:name w:val="Body Text Cont"/>
    <w:basedOn w:val="Normal"/>
    <w:rsid w:val="008F2097"/>
    <w:pPr>
      <w:suppressAutoHyphens/>
      <w:spacing w:after="0"/>
      <w:ind w:firstLine="720"/>
    </w:pPr>
    <w:rPr>
      <w:rFonts w:ascii="Utopia" w:hAnsi="Utopia"/>
      <w:sz w:val="18"/>
    </w:rPr>
  </w:style>
  <w:style w:type="character" w:styleId="Hyperlink">
    <w:name w:val="Hyperlink"/>
    <w:semiHidden/>
    <w:rsid w:val="008F2097"/>
    <w:rPr>
      <w:color w:val="0000FF"/>
      <w:u w:val="single"/>
    </w:rPr>
  </w:style>
  <w:style w:type="paragraph" w:styleId="Footer">
    <w:name w:val="footer"/>
    <w:basedOn w:val="Normal"/>
    <w:link w:val="FooterChar"/>
    <w:rsid w:val="008F2097"/>
    <w:pPr>
      <w:tabs>
        <w:tab w:val="center" w:pos="4320"/>
        <w:tab w:val="right" w:pos="8640"/>
      </w:tabs>
      <w:spacing w:before="360" w:after="240"/>
    </w:pPr>
    <w:rPr>
      <w:rFonts w:ascii="Utopia" w:hAnsi="Utopia"/>
    </w:rPr>
  </w:style>
  <w:style w:type="character" w:customStyle="1" w:styleId="FooterChar">
    <w:name w:val="Footer Char"/>
    <w:link w:val="Footer"/>
    <w:rsid w:val="008F2097"/>
    <w:rPr>
      <w:rFonts w:ascii="Utopia" w:hAnsi="Utopia"/>
      <w:lang w:val="en-US"/>
    </w:rPr>
  </w:style>
  <w:style w:type="paragraph" w:customStyle="1" w:styleId="NoteTipCaution">
    <w:name w:val="Note/Tip/Caution"/>
    <w:basedOn w:val="Normal"/>
    <w:next w:val="Normal"/>
    <w:link w:val="NoteTipCautionChar"/>
    <w:rsid w:val="008F2097"/>
    <w:pPr>
      <w:pBdr>
        <w:top w:val="single" w:sz="4" w:space="10" w:color="auto"/>
        <w:bottom w:val="single" w:sz="4" w:space="10" w:color="auto"/>
      </w:pBdr>
      <w:spacing w:before="360" w:after="360" w:line="280" w:lineRule="exact"/>
      <w:ind w:left="144" w:right="144"/>
    </w:pPr>
    <w:rPr>
      <w:rFonts w:ascii="HelveticaNeue Condensed" w:hAnsi="HelveticaNeue Condensed"/>
      <w:sz w:val="20"/>
    </w:rPr>
  </w:style>
  <w:style w:type="character" w:customStyle="1" w:styleId="NoteTipCautionChar">
    <w:name w:val="Note/Tip/Caution Char"/>
    <w:link w:val="NoteTipCaution"/>
    <w:rsid w:val="008F2097"/>
    <w:rPr>
      <w:rFonts w:ascii="HelveticaNeue Condensed" w:hAnsi="HelveticaNeue Condensed"/>
      <w:sz w:val="20"/>
      <w:lang w:val="en-US"/>
    </w:rPr>
  </w:style>
  <w:style w:type="paragraph" w:customStyle="1" w:styleId="BodyTextFirst">
    <w:name w:val="Body Text First"/>
    <w:basedOn w:val="BodyText"/>
    <w:link w:val="BodyTextFirstChar"/>
    <w:rsid w:val="008F2097"/>
    <w:pPr>
      <w:spacing w:before="120" w:after="0" w:line="240" w:lineRule="auto"/>
    </w:pPr>
    <w:rPr>
      <w:rFonts w:ascii="Utopia" w:hAnsi="Utopia"/>
    </w:rPr>
  </w:style>
  <w:style w:type="character" w:customStyle="1" w:styleId="BodyTextFirstChar">
    <w:name w:val="Body Text First Char"/>
    <w:link w:val="BodyTextFirst"/>
    <w:rsid w:val="008F2097"/>
    <w:rPr>
      <w:rFonts w:ascii="Utopia" w:hAnsi="Utopia"/>
      <w:sz w:val="18"/>
      <w:lang w:val="en-US"/>
    </w:rPr>
  </w:style>
  <w:style w:type="character" w:customStyle="1" w:styleId="CodeInline">
    <w:name w:val="Code Inline"/>
    <w:rsid w:val="008F2097"/>
    <w:rPr>
      <w:rFonts w:ascii="TheSansMonoConNormal" w:hAnsi="TheSansMonoConNormal"/>
      <w:color w:val="auto"/>
      <w:sz w:val="18"/>
      <w:bdr w:val="none" w:sz="0" w:space="0" w:color="auto"/>
      <w:shd w:val="clear" w:color="auto" w:fill="auto"/>
    </w:rPr>
  </w:style>
  <w:style w:type="table" w:customStyle="1" w:styleId="TableList">
    <w:name w:val="Table List"/>
    <w:basedOn w:val="TableNormal"/>
    <w:rsid w:val="008F2097"/>
    <w:pPr>
      <w:spacing w:after="120" w:line="240" w:lineRule="auto"/>
    </w:pPr>
    <w:rPr>
      <w:rFonts w:ascii="Times" w:eastAsia="Times New Roman" w:hAnsi="Times" w:cs="Times New Roman"/>
      <w:sz w:val="20"/>
      <w:szCs w:val="20"/>
      <w:lang w:val="en-US"/>
    </w:rPr>
    <w:tblPr>
      <w:tblBorders>
        <w:top w:val="single" w:sz="6" w:space="0" w:color="auto"/>
        <w:bottom w:val="single" w:sz="6" w:space="0" w:color="auto"/>
      </w:tblBorders>
      <w:tblCellMar>
        <w:left w:w="0" w:type="dxa"/>
        <w:right w:w="0" w:type="dxa"/>
      </w:tblCellMar>
    </w:tblPr>
    <w:tcPr>
      <w:shd w:val="clear" w:color="auto" w:fill="auto"/>
    </w:tcPr>
  </w:style>
  <w:style w:type="character" w:styleId="PageNumber">
    <w:name w:val="page number"/>
    <w:basedOn w:val="DefaultParagraphFont"/>
    <w:rsid w:val="008F2097"/>
  </w:style>
  <w:style w:type="paragraph" w:customStyle="1" w:styleId="SideBarSubhead">
    <w:name w:val="Side Bar Subhead"/>
    <w:basedOn w:val="Normal"/>
    <w:rsid w:val="008F2097"/>
    <w:pPr>
      <w:spacing w:before="120" w:after="240"/>
      <w:ind w:left="288" w:right="288"/>
      <w:contextualSpacing/>
      <w:jc w:val="center"/>
    </w:pPr>
    <w:rPr>
      <w:rFonts w:ascii="Arial" w:hAnsi="Arial"/>
      <w:b/>
      <w:color w:val="808080"/>
      <w:sz w:val="21"/>
      <w:u w:val="single"/>
    </w:rPr>
  </w:style>
  <w:style w:type="paragraph" w:customStyle="1" w:styleId="SideBarBody">
    <w:name w:val="Side Bar Body"/>
    <w:basedOn w:val="Normal"/>
    <w:link w:val="SideBarBodyChar"/>
    <w:qFormat/>
    <w:rsid w:val="008F2097"/>
    <w:pP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BodyChar">
    <w:name w:val="Side Bar Body Char"/>
    <w:link w:val="SideBarBody"/>
    <w:rsid w:val="008F2097"/>
    <w:rPr>
      <w:rFonts w:ascii="HelveticaNeue Condensed" w:hAnsi="HelveticaNeue Condensed"/>
      <w:sz w:val="20"/>
      <w:lang w:val="en-US"/>
    </w:rPr>
  </w:style>
  <w:style w:type="paragraph" w:customStyle="1" w:styleId="ExerciseLast">
    <w:name w:val="Exercise Last"/>
    <w:basedOn w:val="Normal"/>
    <w:link w:val="ExerciseLastChar"/>
    <w:qFormat/>
    <w:rsid w:val="008F2097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ExerciseLastChar">
    <w:name w:val="Exercise Last Char"/>
    <w:link w:val="ExerciseLast"/>
    <w:rsid w:val="008F2097"/>
    <w:rPr>
      <w:rFonts w:ascii="HelveticaNeue Condensed" w:hAnsi="HelveticaNeue Condensed"/>
      <w:sz w:val="20"/>
      <w:lang w:val="en-US"/>
    </w:rPr>
  </w:style>
  <w:style w:type="paragraph" w:customStyle="1" w:styleId="SideBarLast">
    <w:name w:val="Side Bar Last"/>
    <w:basedOn w:val="Normal"/>
    <w:link w:val="SideBarLastChar"/>
    <w:qFormat/>
    <w:rsid w:val="008F2097"/>
    <w:pPr>
      <w:pBdr>
        <w:bottom w:val="single" w:sz="18" w:space="3" w:color="auto"/>
      </w:pBdr>
      <w:spacing w:before="120"/>
      <w:ind w:left="288" w:right="288"/>
    </w:pPr>
    <w:rPr>
      <w:rFonts w:ascii="HelveticaNeue Condensed" w:hAnsi="HelveticaNeue Condensed"/>
      <w:sz w:val="20"/>
    </w:rPr>
  </w:style>
  <w:style w:type="character" w:customStyle="1" w:styleId="SideBarLastChar">
    <w:name w:val="Side Bar Last Char"/>
    <w:link w:val="SideBarLast"/>
    <w:rsid w:val="008F2097"/>
    <w:rPr>
      <w:rFonts w:ascii="HelveticaNeue Condensed" w:hAnsi="HelveticaNeue Condensed"/>
      <w:sz w:val="20"/>
      <w:lang w:val="en-US"/>
    </w:rPr>
  </w:style>
  <w:style w:type="paragraph" w:customStyle="1" w:styleId="SideBarBullet">
    <w:name w:val="Side Bar Bullet"/>
    <w:basedOn w:val="Normal"/>
    <w:rsid w:val="008F2097"/>
    <w:pPr>
      <w:framePr w:wrap="notBeside" w:vAnchor="text" w:hAnchor="text" w:y="1"/>
      <w:numPr>
        <w:numId w:val="3"/>
      </w:numPr>
      <w:spacing w:before="120"/>
      <w:ind w:right="1152"/>
    </w:pPr>
    <w:rPr>
      <w:rFonts w:ascii="HelveticaNeue Condensed" w:hAnsi="HelveticaNeue Condensed"/>
      <w:sz w:val="20"/>
    </w:rPr>
  </w:style>
  <w:style w:type="paragraph" w:customStyle="1" w:styleId="ExerciseNum">
    <w:name w:val="Exercise Num"/>
    <w:basedOn w:val="Normal"/>
    <w:link w:val="ExerciseNumChar"/>
    <w:qFormat/>
    <w:rsid w:val="008F2097"/>
    <w:pPr>
      <w:numPr>
        <w:numId w:val="5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ExerciseNumChar">
    <w:name w:val="Exercise Num Char"/>
    <w:link w:val="ExerciseNum"/>
    <w:rsid w:val="008F2097"/>
    <w:rPr>
      <w:rFonts w:ascii="HelveticaNeue Condensed" w:hAnsi="HelveticaNeue Condensed"/>
      <w:sz w:val="20"/>
      <w:lang w:val="en-US"/>
    </w:rPr>
  </w:style>
  <w:style w:type="paragraph" w:customStyle="1" w:styleId="SideBarNum">
    <w:name w:val="Side Bar Num"/>
    <w:basedOn w:val="Normal"/>
    <w:link w:val="SideBarNumChar"/>
    <w:qFormat/>
    <w:rsid w:val="008F2097"/>
    <w:pPr>
      <w:numPr>
        <w:numId w:val="6"/>
      </w:numPr>
      <w:spacing w:before="120"/>
      <w:ind w:right="1152"/>
    </w:pPr>
    <w:rPr>
      <w:rFonts w:ascii="HelveticaNeue Condensed" w:hAnsi="HelveticaNeue Condensed"/>
      <w:sz w:val="20"/>
    </w:rPr>
  </w:style>
  <w:style w:type="character" w:customStyle="1" w:styleId="SideBarNumChar">
    <w:name w:val="Side Bar Num Char"/>
    <w:link w:val="SideBarNum"/>
    <w:rsid w:val="008F2097"/>
    <w:rPr>
      <w:rFonts w:ascii="HelveticaNeue Condensed" w:hAnsi="HelveticaNeue Condensed"/>
      <w:sz w:val="20"/>
      <w:lang w:val="en-US"/>
    </w:rPr>
  </w:style>
  <w:style w:type="paragraph" w:customStyle="1" w:styleId="SideBarHead">
    <w:name w:val="Side Bar Head"/>
    <w:basedOn w:val="Normal"/>
    <w:next w:val="Normal"/>
    <w:rsid w:val="008F2097"/>
    <w:pPr>
      <w:keepNext/>
      <w:keepLines/>
      <w:pBdr>
        <w:top w:val="single" w:sz="18" w:space="1" w:color="333333"/>
        <w:left w:val="single" w:sz="18" w:space="0" w:color="333333"/>
        <w:bottom w:val="single" w:sz="18" w:space="1" w:color="333333"/>
        <w:right w:val="single" w:sz="18" w:space="0" w:color="333333"/>
      </w:pBdr>
      <w:spacing w:before="360" w:after="240"/>
      <w:ind w:left="144" w:right="144"/>
      <w:contextualSpacing/>
      <w:jc w:val="center"/>
    </w:pPr>
    <w:rPr>
      <w:rFonts w:ascii="Arial" w:hAnsi="Arial"/>
      <w:b/>
      <w:caps/>
    </w:rPr>
  </w:style>
  <w:style w:type="paragraph" w:customStyle="1" w:styleId="FooterText">
    <w:name w:val="Footer Text"/>
    <w:locked/>
    <w:rsid w:val="008F2097"/>
    <w:pPr>
      <w:tabs>
        <w:tab w:val="center" w:pos="4680"/>
        <w:tab w:val="right" w:pos="9360"/>
      </w:tabs>
      <w:spacing w:before="240" w:after="480"/>
    </w:pPr>
    <w:rPr>
      <w:rFonts w:ascii="Utopia" w:eastAsia="Times New Roman" w:hAnsi="Utopia" w:cs="Times New Roman"/>
      <w:sz w:val="20"/>
      <w:szCs w:val="20"/>
      <w:lang w:val="en-US"/>
    </w:rPr>
  </w:style>
  <w:style w:type="paragraph" w:customStyle="1" w:styleId="FMBookTitle">
    <w:name w:val="FM Book Title"/>
    <w:basedOn w:val="Normal"/>
    <w:locked/>
    <w:rsid w:val="008F2097"/>
    <w:pPr>
      <w:spacing w:before="2600" w:after="0" w:line="240" w:lineRule="auto"/>
      <w:jc w:val="center"/>
    </w:pPr>
    <w:rPr>
      <w:rFonts w:ascii="Helvetica 65 Medium" w:hAnsi="Helvetica 65 Medium"/>
      <w:spacing w:val="-20"/>
      <w:sz w:val="60"/>
      <w:szCs w:val="48"/>
    </w:rPr>
  </w:style>
  <w:style w:type="paragraph" w:customStyle="1" w:styleId="FMEdition">
    <w:name w:val="FM Edition"/>
    <w:basedOn w:val="Normal"/>
    <w:link w:val="FMEditionChar"/>
    <w:locked/>
    <w:rsid w:val="008F2097"/>
    <w:pPr>
      <w:spacing w:before="120" w:line="240" w:lineRule="auto"/>
      <w:jc w:val="center"/>
      <w:outlineLvl w:val="0"/>
    </w:pPr>
    <w:rPr>
      <w:rFonts w:ascii="HelveticaNeue MediumCond" w:hAnsi="HelveticaNeue MediumCond"/>
      <w:color w:val="808080"/>
      <w:sz w:val="48"/>
    </w:rPr>
  </w:style>
  <w:style w:type="paragraph" w:customStyle="1" w:styleId="FMCopyrightCredits">
    <w:name w:val="FM Copyright Credits"/>
    <w:basedOn w:val="Normal"/>
    <w:locked/>
    <w:rsid w:val="008F2097"/>
    <w:pPr>
      <w:spacing w:before="240" w:after="0"/>
      <w:ind w:left="648" w:hanging="288"/>
      <w:contextualSpacing/>
    </w:pPr>
    <w:rPr>
      <w:rFonts w:ascii="Utopia" w:hAnsi="Utopia"/>
      <w:sz w:val="18"/>
    </w:rPr>
  </w:style>
  <w:style w:type="paragraph" w:customStyle="1" w:styleId="FMCopyrightCreditsLast">
    <w:name w:val="FM Copyright Credits Last"/>
    <w:basedOn w:val="FMCopyrightCredits"/>
    <w:next w:val="FMCopyright"/>
    <w:locked/>
    <w:rsid w:val="008F2097"/>
    <w:pPr>
      <w:spacing w:before="0" w:after="240"/>
    </w:pPr>
  </w:style>
  <w:style w:type="paragraph" w:customStyle="1" w:styleId="FMHead">
    <w:name w:val="FM Head"/>
    <w:basedOn w:val="Normal"/>
    <w:next w:val="Normal"/>
    <w:link w:val="FMHeadChar"/>
    <w:locked/>
    <w:rsid w:val="008F2097"/>
    <w:pPr>
      <w:spacing w:before="960" w:after="1200" w:line="240" w:lineRule="auto"/>
      <w:contextualSpacing/>
    </w:pPr>
    <w:rPr>
      <w:rFonts w:ascii="Arial Narrow" w:hAnsi="Arial Narrow"/>
      <w:b/>
      <w:spacing w:val="-20"/>
      <w:sz w:val="60"/>
      <w:szCs w:val="48"/>
    </w:rPr>
  </w:style>
  <w:style w:type="paragraph" w:customStyle="1" w:styleId="TOC21">
    <w:name w:val="TOC 21"/>
    <w:basedOn w:val="Normal"/>
    <w:next w:val="Normal"/>
    <w:uiPriority w:val="39"/>
    <w:locked/>
    <w:rsid w:val="008F2097"/>
    <w:pPr>
      <w:tabs>
        <w:tab w:val="right" w:leader="dot" w:pos="8626"/>
      </w:tabs>
      <w:spacing w:before="240"/>
      <w:ind w:left="245"/>
    </w:pPr>
    <w:rPr>
      <w:rFonts w:ascii="HelveticaNeue MediumCond" w:hAnsi="HelveticaNeue MediumCond"/>
      <w:b/>
      <w:noProof/>
    </w:rPr>
  </w:style>
  <w:style w:type="paragraph" w:customStyle="1" w:styleId="TOC31">
    <w:name w:val="TOC 31"/>
    <w:basedOn w:val="Normal"/>
    <w:next w:val="Normal"/>
    <w:autoRedefine/>
    <w:uiPriority w:val="39"/>
    <w:locked/>
    <w:rsid w:val="008F2097"/>
    <w:pPr>
      <w:tabs>
        <w:tab w:val="right" w:leader="dot" w:pos="8626"/>
      </w:tabs>
      <w:spacing w:after="120" w:line="240" w:lineRule="auto"/>
      <w:ind w:left="475"/>
      <w:contextualSpacing/>
    </w:pPr>
    <w:rPr>
      <w:rFonts w:ascii="HelveticaNeue MediumCond" w:hAnsi="HelveticaNeue MediumCond"/>
    </w:rPr>
  </w:style>
  <w:style w:type="paragraph" w:customStyle="1" w:styleId="PartOpenerText">
    <w:name w:val="Part Opener Text"/>
    <w:basedOn w:val="Normal"/>
    <w:next w:val="Normal"/>
    <w:locked/>
    <w:rsid w:val="008F2097"/>
    <w:pPr>
      <w:spacing w:before="120" w:after="0" w:line="360" w:lineRule="auto"/>
      <w:contextualSpacing/>
    </w:pPr>
    <w:rPr>
      <w:rFonts w:ascii="Utopia Black" w:hAnsi="Utopia Black"/>
      <w:spacing w:val="-6"/>
    </w:rPr>
  </w:style>
  <w:style w:type="table" w:customStyle="1" w:styleId="ApressTable">
    <w:name w:val="Apress Table"/>
    <w:basedOn w:val="TableNormal"/>
    <w:locked/>
    <w:rsid w:val="008F2097"/>
    <w:pPr>
      <w:spacing w:before="120" w:after="120" w:line="240" w:lineRule="auto"/>
    </w:pPr>
    <w:rPr>
      <w:rFonts w:ascii="Utopia" w:eastAsia="Times New Roman" w:hAnsi="Utopia" w:cs="Times New Roman"/>
      <w:sz w:val="18"/>
      <w:szCs w:val="20"/>
      <w:lang w:val="en-US"/>
    </w:rPr>
    <w:tblPr>
      <w:tblCellMar>
        <w:left w:w="0" w:type="dxa"/>
        <w:right w:w="0" w:type="dxa"/>
      </w:tblCellMar>
    </w:tblPr>
  </w:style>
  <w:style w:type="table" w:styleId="TableList3">
    <w:name w:val="Table List 3"/>
    <w:basedOn w:val="TableNormal"/>
    <w:rsid w:val="008F2097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Header">
    <w:name w:val="header"/>
    <w:basedOn w:val="Normal"/>
    <w:link w:val="HeaderChar"/>
    <w:rsid w:val="008F2097"/>
    <w:pPr>
      <w:tabs>
        <w:tab w:val="center" w:pos="4680"/>
        <w:tab w:val="right" w:pos="9360"/>
      </w:tabs>
      <w:spacing w:after="360" w:line="240" w:lineRule="auto"/>
    </w:pPr>
    <w:rPr>
      <w:rFonts w:ascii="HelveticaNeue Condensed" w:hAnsi="HelveticaNeue Condensed"/>
      <w:b/>
      <w:sz w:val="18"/>
    </w:rPr>
  </w:style>
  <w:style w:type="character" w:customStyle="1" w:styleId="HeaderChar">
    <w:name w:val="Header Char"/>
    <w:link w:val="Header"/>
    <w:rsid w:val="008F2097"/>
    <w:rPr>
      <w:rFonts w:ascii="HelveticaNeue Condensed" w:hAnsi="HelveticaNeue Condensed"/>
      <w:b/>
      <w:sz w:val="18"/>
      <w:lang w:val="en-US"/>
    </w:rPr>
  </w:style>
  <w:style w:type="paragraph" w:customStyle="1" w:styleId="Figure">
    <w:name w:val="Figure"/>
    <w:next w:val="Normal"/>
    <w:rsid w:val="008F2097"/>
    <w:pPr>
      <w:spacing w:before="120" w:after="120" w:line="240" w:lineRule="auto"/>
    </w:pPr>
    <w:rPr>
      <w:rFonts w:ascii="Arial" w:eastAsia="Times New Roman" w:hAnsi="Arial" w:cs="Times New Roman"/>
      <w:sz w:val="18"/>
      <w:szCs w:val="20"/>
      <w:lang w:val="en-US"/>
    </w:rPr>
  </w:style>
  <w:style w:type="paragraph" w:styleId="Revision">
    <w:name w:val="Revision"/>
    <w:hidden/>
    <w:uiPriority w:val="99"/>
    <w:semiHidden/>
    <w:rsid w:val="008F2097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styleId="IntenseEmphasis">
    <w:name w:val="Intense Emphasis"/>
    <w:basedOn w:val="DefaultParagraphFont"/>
    <w:uiPriority w:val="21"/>
    <w:qFormat/>
    <w:rsid w:val="008F2097"/>
    <w:rPr>
      <w:b/>
      <w:bCs/>
      <w:i/>
      <w:iCs/>
      <w:color w:val="auto"/>
    </w:rPr>
  </w:style>
  <w:style w:type="character" w:styleId="Emphasis">
    <w:name w:val="Emphasis"/>
    <w:basedOn w:val="DefaultParagraphFont"/>
    <w:qFormat/>
    <w:rsid w:val="008F2097"/>
    <w:rPr>
      <w:i/>
      <w:iCs/>
    </w:rPr>
  </w:style>
  <w:style w:type="character" w:styleId="Strong">
    <w:name w:val="Strong"/>
    <w:basedOn w:val="DefaultParagraphFont"/>
    <w:qFormat/>
    <w:rsid w:val="008F2097"/>
    <w:rPr>
      <w:b/>
      <w:bCs/>
    </w:rPr>
  </w:style>
  <w:style w:type="paragraph" w:styleId="Subtitle">
    <w:name w:val="Subtitle"/>
    <w:basedOn w:val="Normal"/>
    <w:next w:val="Normal"/>
    <w:link w:val="SubtitleChar"/>
    <w:qFormat/>
    <w:rsid w:val="008F2097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SubtitleChar">
    <w:name w:val="Subtitle Char"/>
    <w:basedOn w:val="DefaultParagraphFont"/>
    <w:link w:val="Subtitle"/>
    <w:rsid w:val="008F2097"/>
    <w:rPr>
      <w:rFonts w:ascii="Cambria" w:hAnsi="Cambria"/>
      <w:szCs w:val="24"/>
      <w:lang w:val="en-US"/>
    </w:rPr>
  </w:style>
  <w:style w:type="character" w:customStyle="1" w:styleId="DingbatSymbol">
    <w:name w:val="Dingbat Symbol"/>
    <w:basedOn w:val="DefaultParagraphFont"/>
    <w:uiPriority w:val="1"/>
    <w:locked/>
    <w:rsid w:val="008F2097"/>
    <w:rPr>
      <w:rFonts w:ascii="ZapfDingbats" w:eastAsiaTheme="minorHAnsi" w:hAnsi="ZapfDingbats" w:cstheme="minorBidi"/>
      <w:color w:val="BFBFBF" w:themeColor="background1" w:themeShade="BF"/>
      <w:szCs w:val="24"/>
    </w:rPr>
  </w:style>
  <w:style w:type="character" w:customStyle="1" w:styleId="BlackDingbat">
    <w:name w:val="Black Dingbat"/>
    <w:rsid w:val="008F2097"/>
    <w:rPr>
      <w:rFonts w:ascii="ZapfDingbats" w:hAnsi="ZapfDingbats"/>
      <w:color w:val="auto"/>
      <w:szCs w:val="24"/>
    </w:rPr>
  </w:style>
  <w:style w:type="paragraph" w:customStyle="1" w:styleId="Code">
    <w:name w:val="Code"/>
    <w:basedOn w:val="Normal"/>
    <w:link w:val="CodeChar"/>
    <w:qFormat/>
    <w:rsid w:val="008F2097"/>
    <w:pPr>
      <w:spacing w:before="120" w:after="120" w:line="240" w:lineRule="auto"/>
      <w:contextualSpacing/>
    </w:pPr>
    <w:rPr>
      <w:rFonts w:ascii="TheSansMonoConNormal" w:hAnsi="TheSansMonoConNormal"/>
      <w:noProof/>
      <w:sz w:val="18"/>
    </w:rPr>
  </w:style>
  <w:style w:type="character" w:customStyle="1" w:styleId="CodeChar">
    <w:name w:val="Code Char"/>
    <w:link w:val="Code"/>
    <w:locked/>
    <w:rsid w:val="008F2097"/>
    <w:rPr>
      <w:rFonts w:ascii="TheSansMonoConNormal" w:hAnsi="TheSansMonoConNormal"/>
      <w:noProof/>
      <w:sz w:val="18"/>
      <w:lang w:val="en-US"/>
    </w:rPr>
  </w:style>
  <w:style w:type="character" w:customStyle="1" w:styleId="GrayDingbat">
    <w:name w:val="Gray Dingbat"/>
    <w:basedOn w:val="BlackDingbat"/>
    <w:uiPriority w:val="1"/>
    <w:qFormat/>
    <w:rsid w:val="008F2097"/>
    <w:rPr>
      <w:rFonts w:ascii="ZapfDingbats" w:hAnsi="ZapfDingbats"/>
      <w:color w:val="BFBFBF" w:themeColor="background1" w:themeShade="BF"/>
      <w:szCs w:val="24"/>
    </w:rPr>
  </w:style>
  <w:style w:type="character" w:customStyle="1" w:styleId="FMAuthorChar">
    <w:name w:val="FM Author Char"/>
    <w:link w:val="FMAuthor"/>
    <w:rsid w:val="008F2097"/>
    <w:rPr>
      <w:rFonts w:ascii="HelveticaNeue MediumExt" w:hAnsi="HelveticaNeue MediumExt"/>
      <w:sz w:val="32"/>
      <w:szCs w:val="24"/>
      <w:lang w:val="en-US"/>
    </w:rPr>
  </w:style>
  <w:style w:type="paragraph" w:customStyle="1" w:styleId="HeaderWHITE">
    <w:name w:val="Header WHITE"/>
    <w:basedOn w:val="Header"/>
    <w:qFormat/>
    <w:locked/>
    <w:rsid w:val="008F2097"/>
    <w:rPr>
      <w:rFonts w:eastAsia="PMingLiU"/>
      <w:color w:val="FFFFFF" w:themeColor="background1"/>
    </w:rPr>
  </w:style>
  <w:style w:type="character" w:customStyle="1" w:styleId="FMCopyrightChar">
    <w:name w:val="FM Copyright Char"/>
    <w:link w:val="FMCopyright"/>
    <w:rsid w:val="008F2097"/>
    <w:rPr>
      <w:rFonts w:ascii="Utopia" w:eastAsia="Times New Roman" w:hAnsi="Utopia" w:cs="Times New Roman"/>
      <w:sz w:val="16"/>
      <w:szCs w:val="20"/>
      <w:lang w:val="en-US"/>
    </w:rPr>
  </w:style>
  <w:style w:type="character" w:customStyle="1" w:styleId="FMEditionChar">
    <w:name w:val="FM Edition Char"/>
    <w:basedOn w:val="DefaultParagraphFont"/>
    <w:link w:val="FMEdition"/>
    <w:rsid w:val="008F2097"/>
    <w:rPr>
      <w:rFonts w:ascii="HelveticaNeue MediumCond" w:hAnsi="HelveticaNeue MediumCond"/>
      <w:color w:val="808080"/>
      <w:sz w:val="48"/>
      <w:lang w:val="en-US"/>
    </w:rPr>
  </w:style>
  <w:style w:type="paragraph" w:styleId="TOC2">
    <w:name w:val="toc 2"/>
    <w:basedOn w:val="Normal"/>
    <w:next w:val="Normal"/>
    <w:uiPriority w:val="39"/>
    <w:rsid w:val="008F2097"/>
    <w:pPr>
      <w:tabs>
        <w:tab w:val="right" w:leader="dot" w:pos="8630"/>
      </w:tabs>
      <w:spacing w:after="0" w:line="240" w:lineRule="auto"/>
      <w:ind w:left="245"/>
    </w:pPr>
    <w:rPr>
      <w:rFonts w:ascii="HelveticaNeue MediumCond" w:eastAsia="Times New Roman" w:hAnsi="HelveticaNeue MediumCond" w:cs="Times New Roman"/>
      <w:b/>
      <w:noProof/>
      <w:sz w:val="24"/>
      <w:szCs w:val="20"/>
    </w:rPr>
  </w:style>
  <w:style w:type="paragraph" w:customStyle="1" w:styleId="ToCPart">
    <w:name w:val="ToC Part"/>
    <w:basedOn w:val="TOC1"/>
    <w:locked/>
    <w:rsid w:val="008F2097"/>
    <w:pPr>
      <w:spacing w:before="120" w:after="0" w:line="240" w:lineRule="auto"/>
    </w:pPr>
    <w:rPr>
      <w:rFonts w:ascii="HelveticaNeue MediumCond" w:hAnsi="HelveticaNeue MediumCond"/>
      <w:b/>
      <w:bCs/>
      <w:sz w:val="26"/>
    </w:rPr>
  </w:style>
  <w:style w:type="paragraph" w:styleId="TOC1">
    <w:name w:val="toc 1"/>
    <w:basedOn w:val="Normal"/>
    <w:next w:val="Normal"/>
    <w:autoRedefine/>
    <w:uiPriority w:val="39"/>
    <w:unhideWhenUsed/>
    <w:rsid w:val="008F2097"/>
    <w:pPr>
      <w:spacing w:after="100"/>
    </w:pPr>
  </w:style>
  <w:style w:type="paragraph" w:customStyle="1" w:styleId="PartTextCont">
    <w:name w:val="Part Text Cont."/>
    <w:basedOn w:val="Normal"/>
    <w:qFormat/>
    <w:locked/>
    <w:rsid w:val="008F2097"/>
    <w:pPr>
      <w:spacing w:after="0" w:line="240" w:lineRule="auto"/>
      <w:ind w:firstLine="720"/>
      <w:contextualSpacing/>
    </w:pPr>
    <w:rPr>
      <w:rFonts w:ascii="Utopia" w:hAnsi="Utopia"/>
      <w:spacing w:val="-6"/>
      <w:sz w:val="20"/>
    </w:rPr>
  </w:style>
  <w:style w:type="character" w:customStyle="1" w:styleId="PartNumberChar">
    <w:name w:val="Part Number Char"/>
    <w:basedOn w:val="DefaultParagraphFont"/>
    <w:link w:val="PartNumber"/>
    <w:rsid w:val="008F2097"/>
    <w:rPr>
      <w:rFonts w:ascii="Arial" w:hAnsi="Arial"/>
      <w:b/>
      <w:caps/>
      <w:sz w:val="52"/>
      <w:szCs w:val="28"/>
      <w:lang w:val="en-US"/>
    </w:rPr>
  </w:style>
  <w:style w:type="character" w:customStyle="1" w:styleId="PartTitleChar">
    <w:name w:val="Part Title Char"/>
    <w:basedOn w:val="DefaultParagraphFont"/>
    <w:link w:val="PartTitle"/>
    <w:rsid w:val="008F2097"/>
    <w:rPr>
      <w:rFonts w:ascii="Arial" w:hAnsi="Arial"/>
      <w:b/>
      <w:sz w:val="64"/>
      <w:szCs w:val="48"/>
      <w:lang w:val="en-US"/>
    </w:rPr>
  </w:style>
  <w:style w:type="character" w:customStyle="1" w:styleId="FMHeadChar">
    <w:name w:val="FM Head Char"/>
    <w:basedOn w:val="DefaultParagraphFont"/>
    <w:link w:val="FMHead"/>
    <w:rsid w:val="008F2097"/>
    <w:rPr>
      <w:rFonts w:ascii="Arial Narrow" w:hAnsi="Arial Narrow"/>
      <w:b/>
      <w:spacing w:val="-20"/>
      <w:sz w:val="60"/>
      <w:szCs w:val="48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F063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63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6399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63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6399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9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7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26" Type="http://schemas.openxmlformats.org/officeDocument/2006/relationships/image" Target="media/image17.tmp"/><Relationship Id="rId3" Type="http://schemas.openxmlformats.org/officeDocument/2006/relationships/customXml" Target="../customXml/item3.xml"/><Relationship Id="rId21" Type="http://schemas.openxmlformats.org/officeDocument/2006/relationships/image" Target="media/image12.tmp"/><Relationship Id="rId7" Type="http://schemas.openxmlformats.org/officeDocument/2006/relationships/webSettings" Target="webSetting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image" Target="media/image16.tmp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tmp"/><Relationship Id="rId24" Type="http://schemas.openxmlformats.org/officeDocument/2006/relationships/image" Target="media/image15.tmp"/><Relationship Id="rId32" Type="http://schemas.microsoft.com/office/2011/relationships/people" Target="people.xml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23" Type="http://schemas.openxmlformats.org/officeDocument/2006/relationships/image" Target="media/image14.tmp"/><Relationship Id="rId28" Type="http://schemas.openxmlformats.org/officeDocument/2006/relationships/image" Target="media/image19.tmp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5.tmp"/><Relationship Id="rId22" Type="http://schemas.openxmlformats.org/officeDocument/2006/relationships/image" Target="media/image13.tmp"/><Relationship Id="rId27" Type="http://schemas.openxmlformats.org/officeDocument/2006/relationships/image" Target="media/image18.tmp"/><Relationship Id="rId30" Type="http://schemas.openxmlformats.org/officeDocument/2006/relationships/image" Target="media/image21.tmp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Editorial\General\templates\7SD%20-%20w%20instruction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15A75E809EB1448987BF8FBE3E9AE8" ma:contentTypeVersion="" ma:contentTypeDescription="Create a new document." ma:contentTypeScope="" ma:versionID="f27c23c6d6be8a52940037273398e847">
  <xsd:schema xmlns:xsd="http://www.w3.org/2001/XMLSchema" xmlns:xs="http://www.w3.org/2001/XMLSchema" xmlns:p="http://schemas.microsoft.com/office/2006/metadata/properties" xmlns:ns2="119e8ce9-fc33-4402-becb-6d0fbcbb8ab0" xmlns:ns3="149daad8-53e0-4e54-a1b9-e9d4e4fc36cb" xmlns:ns4="AEF446F1-2C52-4F54-9E0C-1E5F22AD6D91" xmlns:ns5="aef446f1-2c52-4f54-9e0c-1e5f22ad6d91" targetNamespace="http://schemas.microsoft.com/office/2006/metadata/properties" ma:root="true" ma:fieldsID="d9abbfdc5f8f0df08a0f19db768fc3ca" ns2:_="" ns3:_="" ns4:_="" ns5:_="">
    <xsd:import namespace="119e8ce9-fc33-4402-becb-6d0fbcbb8ab0"/>
    <xsd:import namespace="149daad8-53e0-4e54-a1b9-e9d4e4fc36cb"/>
    <xsd:import namespace="AEF446F1-2C52-4F54-9E0C-1E5F22AD6D91"/>
    <xsd:import namespace="aef446f1-2c52-4f54-9e0c-1e5f22ad6d91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3:Chapter_x0020_Number" minOccurs="0"/>
                <xsd:element ref="ns4:StatusFrom" minOccurs="0"/>
                <xsd:element ref="ns4:StatusTo" minOccurs="0"/>
                <xsd:element ref="ns5:Update_x0020_ChapterOn_x0020_Root" minOccurs="0"/>
                <xsd:element ref="ns5:Update_x0020_ChapterOn_x0020_Root_x0028_1_x0029_" minOccurs="0"/>
                <xsd:element ref="ns5:MediaServiceMetadata" minOccurs="0"/>
                <xsd:element ref="ns5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9e8ce9-fc33-4402-becb-6d0fbcbb8ab0" elementFormDefault="qualified">
    <xsd:import namespace="http://schemas.microsoft.com/office/2006/documentManagement/types"/>
    <xsd:import namespace="http://schemas.microsoft.com/office/infopath/2007/PartnerControls"/>
    <xsd:element name="Status" ma:index="8" nillable="true" ma:displayName="Status" ma:default="First Draft" ma:format="Dropdown" ma:internalName="Status">
      <xsd:simpleType>
        <xsd:restriction base="dms:Choice">
          <xsd:enumeration value="First Draft"/>
          <xsd:enumeration value="First Draft Approved"/>
          <xsd:enumeration value="Template Validated"/>
          <xsd:enumeration value="Tech Review"/>
          <xsd:enumeration value="Tech Review Approved"/>
          <xsd:enumeration value="Author Review"/>
          <xsd:enumeration value="Editor Approved"/>
          <xsd:enumeration value="Copyedit"/>
          <xsd:enumeration value="Author Copyedit Review"/>
          <xsd:enumeration value="Copyedit Approved"/>
          <xsd:enumeration value="Index"/>
          <xsd:enumeration value="Chapter Page Proof"/>
          <xsd:enumeration value="Corrections"/>
          <xsd:enumeration value="Chapter Review"/>
          <xsd:enumeration value="Chapter Approv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9daad8-53e0-4e54-a1b9-e9d4e4fc36cb" elementFormDefault="qualified">
    <xsd:import namespace="http://schemas.microsoft.com/office/2006/documentManagement/types"/>
    <xsd:import namespace="http://schemas.microsoft.com/office/infopath/2007/PartnerControls"/>
    <xsd:element name="Chapter_x0020_Number" ma:index="9" nillable="true" ma:displayName="Chapter Number" ma:internalName="Chapter_x0020_Number">
      <xsd:simpleType>
        <xsd:restriction base="dms:Text">
          <xsd:maxLength value="2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F446F1-2C52-4F54-9E0C-1E5F22AD6D91" elementFormDefault="qualified">
    <xsd:import namespace="http://schemas.microsoft.com/office/2006/documentManagement/types"/>
    <xsd:import namespace="http://schemas.microsoft.com/office/infopath/2007/PartnerControls"/>
    <xsd:element name="StatusFrom" ma:index="10" nillable="true" ma:displayName="StatusFrom" ma:default="First Draft" ma:format="Dropdown" ma:internalName="StatusFrom">
      <xsd:simpleType>
        <xsd:restriction base="dms:Choice">
          <xsd:enumeration value="First Draft"/>
          <xsd:enumeration value="First Draft Approved"/>
          <xsd:enumeration value="Template Validated"/>
          <xsd:enumeration value="Tech Review"/>
          <xsd:enumeration value="Tech Review Approved"/>
          <xsd:enumeration value="Author Review"/>
          <xsd:enumeration value="Editor Approved"/>
          <xsd:enumeration value="Copyedit"/>
          <xsd:enumeration value="Author Copyedit Review"/>
          <xsd:enumeration value="Copyedit Approved"/>
          <xsd:enumeration value="Index"/>
          <xsd:enumeration value="Chapter Page Proof"/>
          <xsd:enumeration value="Corrections"/>
          <xsd:enumeration value="Chapter Review"/>
          <xsd:enumeration value="Chapter Approved"/>
        </xsd:restriction>
      </xsd:simpleType>
    </xsd:element>
    <xsd:element name="StatusTo" ma:index="11" nillable="true" ma:displayName="StatusTo" ma:default="First Draft" ma:format="Dropdown" ma:internalName="StatusTo">
      <xsd:simpleType>
        <xsd:restriction base="dms:Choice">
          <xsd:enumeration value="First Draft"/>
          <xsd:enumeration value="First Draft Approved"/>
          <xsd:enumeration value="Template Validated"/>
          <xsd:enumeration value="Tech Review"/>
          <xsd:enumeration value="Tech Review Approved"/>
          <xsd:enumeration value="Author Review"/>
          <xsd:enumeration value="Editor Approved"/>
          <xsd:enumeration value="Copyedit"/>
          <xsd:enumeration value="Author Copyedit Review"/>
          <xsd:enumeration value="Copyedit Approved"/>
          <xsd:enumeration value="Index"/>
          <xsd:enumeration value="Chapter Page Proof"/>
          <xsd:enumeration value="Corrections"/>
          <xsd:enumeration value="Chapter Review"/>
          <xsd:enumeration value="Chapter Approv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f446f1-2c52-4f54-9e0c-1e5f22ad6d91" elementFormDefault="qualified">
    <xsd:import namespace="http://schemas.microsoft.com/office/2006/documentManagement/types"/>
    <xsd:import namespace="http://schemas.microsoft.com/office/infopath/2007/PartnerControls"/>
    <xsd:element name="Update_x0020_ChapterOn_x0020_Root" ma:index="12" nillable="true" ma:displayName="Update ChapterOn Root" ma:internalName="Update_x0020_ChapterOn_x0020_Root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Update_x0020_ChapterOn_x0020_Root_x0028_1_x0029_" ma:index="13" nillable="true" ma:displayName="Update ChapterOn Root" ma:internalName="Update_x0020_ChapterOn_x0020_Root_x0028_1_x0029_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14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From xmlns="AEF446F1-2C52-4F54-9E0C-1E5F22AD6D91">First Draft</StatusFrom>
    <Chapter_x0020_Number xmlns="149daad8-53e0-4e54-a1b9-e9d4e4fc36cb">06</Chapter_x0020_Number>
    <Update_x0020_ChapterOn_x0020_Root xmlns="aef446f1-2c52-4f54-9e0c-1e5f22ad6d91">
      <Url xsi:nil="true"/>
      <Description xsi:nil="true"/>
    </Update_x0020_ChapterOn_x0020_Root>
    <StatusTo xmlns="AEF446F1-2C52-4F54-9E0C-1E5F22AD6D91">First Draft</StatusTo>
    <Update_x0020_ChapterOn_x0020_Root_x0028_1_x0029_ xmlns="aef446f1-2c52-4f54-9e0c-1e5f22ad6d91">
      <Url xsi:nil="true"/>
      <Description xsi:nil="true"/>
    </Update_x0020_ChapterOn_x0020_Root_x0028_1_x0029_>
    <Status xmlns="119e8ce9-fc33-4402-becb-6d0fbcbb8ab0">First Draft Approved</Status>
  </documentManagement>
</p:properties>
</file>

<file path=customXml/itemProps1.xml><?xml version="1.0" encoding="utf-8"?>
<ds:datastoreItem xmlns:ds="http://schemas.openxmlformats.org/officeDocument/2006/customXml" ds:itemID="{39AEF69D-24D7-4236-B7FD-ADD2792835A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A48B0E-E554-40CC-AA0E-9806A53BF07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9e8ce9-fc33-4402-becb-6d0fbcbb8ab0"/>
    <ds:schemaRef ds:uri="149daad8-53e0-4e54-a1b9-e9d4e4fc36cb"/>
    <ds:schemaRef ds:uri="AEF446F1-2C52-4F54-9E0C-1E5F22AD6D91"/>
    <ds:schemaRef ds:uri="aef446f1-2c52-4f54-9e0c-1e5f22ad6d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BD3196C-480F-420D-966B-95D00B4954C8}">
  <ds:schemaRefs>
    <ds:schemaRef ds:uri="http://schemas.microsoft.com/office/2006/metadata/properties"/>
    <ds:schemaRef ds:uri="http://schemas.microsoft.com/office/infopath/2007/PartnerControls"/>
    <ds:schemaRef ds:uri="AEF446F1-2C52-4F54-9E0C-1E5F22AD6D91"/>
    <ds:schemaRef ds:uri="149daad8-53e0-4e54-a1b9-e9d4e4fc36cb"/>
    <ds:schemaRef ds:uri="aef446f1-2c52-4f54-9e0c-1e5f22ad6d91"/>
    <ds:schemaRef ds:uri="119e8ce9-fc33-4402-becb-6d0fbcbb8ab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7SD - w instruction</Template>
  <TotalTime>2</TotalTime>
  <Pages>9</Pages>
  <Words>260</Words>
  <Characters>1487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Springer-SBM</Company>
  <LinksUpToDate>false</LinksUpToDate>
  <CharactersWithSpaces>1744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Moodie, Matthew</dc:creator>
  <cp:keywords/>
  <dc:description/>
  <cp:lastModifiedBy>Upadhyay, Shivendra</cp:lastModifiedBy>
  <cp:revision>5</cp:revision>
  <dcterms:created xsi:type="dcterms:W3CDTF">2018-10-01T06:35:00Z</dcterms:created>
  <dcterms:modified xsi:type="dcterms:W3CDTF">2018-10-01T10:20:00Z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0x010100E015A75E809EB1448987BF8FBE3E9AE8</vt:lpwstr>
  </property>
</Properties>
</file>